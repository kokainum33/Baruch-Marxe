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64A94" w14:textId="77777777" w:rsidR="00584545" w:rsidRPr="00566A9B" w:rsidRDefault="00584545" w:rsidP="00584545">
      <w:pPr>
        <w:jc w:val="center"/>
        <w:rPr>
          <w:rFonts w:asciiTheme="majorHAnsi" w:hAnsiTheme="majorHAnsi" w:cstheme="majorHAnsi"/>
          <w:b/>
        </w:rPr>
      </w:pPr>
      <w:r w:rsidRPr="00566A9B">
        <w:rPr>
          <w:rFonts w:asciiTheme="majorHAnsi" w:hAnsiTheme="majorHAnsi" w:cstheme="majorHAnsi"/>
          <w:b/>
        </w:rPr>
        <w:t>Master of Public Administration</w:t>
      </w:r>
    </w:p>
    <w:p w14:paraId="4A1809F9" w14:textId="77777777" w:rsidR="00584545" w:rsidRPr="00566A9B" w:rsidRDefault="00584545" w:rsidP="00584545">
      <w:pPr>
        <w:jc w:val="center"/>
        <w:rPr>
          <w:rFonts w:asciiTheme="majorHAnsi" w:hAnsiTheme="majorHAnsi" w:cstheme="majorHAnsi"/>
          <w:b/>
        </w:rPr>
      </w:pPr>
      <w:r w:rsidRPr="00566A9B">
        <w:rPr>
          <w:rFonts w:asciiTheme="majorHAnsi" w:hAnsiTheme="majorHAnsi" w:cstheme="majorHAnsi"/>
          <w:b/>
        </w:rPr>
        <w:t>PAF 9165</w:t>
      </w:r>
    </w:p>
    <w:p w14:paraId="17437930" w14:textId="77777777" w:rsidR="00584545" w:rsidRPr="00566A9B" w:rsidRDefault="00584545" w:rsidP="00584545">
      <w:pPr>
        <w:jc w:val="center"/>
        <w:rPr>
          <w:rFonts w:asciiTheme="majorHAnsi" w:hAnsiTheme="majorHAnsi" w:cstheme="majorHAnsi"/>
          <w:b/>
        </w:rPr>
      </w:pPr>
      <w:r w:rsidRPr="00566A9B">
        <w:rPr>
          <w:rFonts w:asciiTheme="majorHAnsi" w:hAnsiTheme="majorHAnsi" w:cstheme="majorHAnsi"/>
          <w:b/>
        </w:rPr>
        <w:t>Race, Inequality, and Public Policies</w:t>
      </w:r>
    </w:p>
    <w:p w14:paraId="183F0E47" w14:textId="44F4A51D" w:rsidR="000F644D" w:rsidRPr="00566A9B" w:rsidRDefault="00584545" w:rsidP="00584545">
      <w:pPr>
        <w:jc w:val="center"/>
        <w:rPr>
          <w:rFonts w:asciiTheme="majorHAnsi" w:hAnsiTheme="majorHAnsi" w:cstheme="majorHAnsi"/>
          <w:b/>
        </w:rPr>
      </w:pPr>
      <w:r w:rsidRPr="00566A9B">
        <w:rPr>
          <w:rFonts w:asciiTheme="majorHAnsi" w:hAnsiTheme="majorHAnsi" w:cstheme="majorHAnsi"/>
          <w:b/>
        </w:rPr>
        <w:t>Spring 2023</w:t>
      </w:r>
    </w:p>
    <w:p w14:paraId="786F22D9" w14:textId="77777777" w:rsidR="00584545" w:rsidRPr="00566A9B" w:rsidRDefault="00584545" w:rsidP="00584545">
      <w:pPr>
        <w:pStyle w:val="CRtext12pt"/>
      </w:pPr>
    </w:p>
    <w:p w14:paraId="646A360D" w14:textId="29C0758B" w:rsidR="00F155AA" w:rsidRPr="00566A9B" w:rsidRDefault="002C4A57" w:rsidP="00F155AA">
      <w:pPr>
        <w:rPr>
          <w:rFonts w:asciiTheme="majorHAnsi" w:hAnsiTheme="majorHAnsi" w:cstheme="majorHAnsi"/>
          <w:b/>
        </w:rPr>
      </w:pPr>
      <w:r w:rsidRPr="00566A9B">
        <w:rPr>
          <w:rFonts w:asciiTheme="majorHAnsi" w:hAnsiTheme="majorHAnsi" w:cstheme="majorHAnsi"/>
          <w:b/>
        </w:rPr>
        <w:t>Professor</w:t>
      </w:r>
      <w:r w:rsidR="00584545" w:rsidRPr="00566A9B">
        <w:rPr>
          <w:rFonts w:asciiTheme="majorHAnsi" w:hAnsiTheme="majorHAnsi" w:cstheme="majorHAnsi"/>
          <w:b/>
        </w:rPr>
        <w:t xml:space="preserve"> </w:t>
      </w:r>
    </w:p>
    <w:p w14:paraId="59A88071" w14:textId="389A8AFD" w:rsidR="00F155AA" w:rsidRPr="00566A9B" w:rsidRDefault="00F155AA" w:rsidP="00F155AA">
      <w:pPr>
        <w:rPr>
          <w:rFonts w:asciiTheme="majorHAnsi" w:hAnsiTheme="majorHAnsi" w:cstheme="majorHAnsi"/>
        </w:rPr>
      </w:pPr>
      <w:r w:rsidRPr="00566A9B">
        <w:rPr>
          <w:rFonts w:asciiTheme="majorHAnsi" w:hAnsiTheme="majorHAnsi" w:cstheme="majorHAnsi"/>
        </w:rPr>
        <w:t xml:space="preserve">Name: </w:t>
      </w:r>
      <w:r w:rsidR="00584545" w:rsidRPr="00566A9B">
        <w:rPr>
          <w:rFonts w:asciiTheme="majorHAnsi" w:hAnsiTheme="majorHAnsi" w:cstheme="majorHAnsi"/>
          <w:b/>
        </w:rPr>
        <w:t>Felicia Arriaga</w:t>
      </w:r>
      <w:r w:rsidRPr="00566A9B">
        <w:rPr>
          <w:rFonts w:asciiTheme="majorHAnsi" w:hAnsiTheme="majorHAnsi" w:cstheme="majorHAnsi"/>
        </w:rPr>
        <w:t xml:space="preserve">                                          </w:t>
      </w:r>
    </w:p>
    <w:p w14:paraId="27662576" w14:textId="0747FE5A" w:rsidR="00732A68" w:rsidRDefault="00F155AA" w:rsidP="00F155AA">
      <w:pPr>
        <w:rPr>
          <w:rFonts w:asciiTheme="majorHAnsi" w:hAnsiTheme="majorHAnsi" w:cstheme="majorHAnsi"/>
        </w:rPr>
      </w:pPr>
      <w:r w:rsidRPr="00566A9B">
        <w:rPr>
          <w:rFonts w:asciiTheme="majorHAnsi" w:hAnsiTheme="majorHAnsi" w:cstheme="majorHAnsi"/>
        </w:rPr>
        <w:t xml:space="preserve">Office: </w:t>
      </w:r>
      <w:r w:rsidR="00732A68">
        <w:rPr>
          <w:rFonts w:asciiTheme="majorHAnsi" w:hAnsiTheme="majorHAnsi" w:cstheme="majorHAnsi"/>
        </w:rPr>
        <w:t>1008 in Administrative Building on 22</w:t>
      </w:r>
      <w:r w:rsidR="00732A68" w:rsidRPr="00732A68">
        <w:rPr>
          <w:rFonts w:asciiTheme="majorHAnsi" w:hAnsiTheme="majorHAnsi" w:cstheme="majorHAnsi"/>
          <w:vertAlign w:val="superscript"/>
        </w:rPr>
        <w:t>nd</w:t>
      </w:r>
      <w:r w:rsidR="00732A68">
        <w:rPr>
          <w:rFonts w:asciiTheme="majorHAnsi" w:hAnsiTheme="majorHAnsi" w:cstheme="majorHAnsi"/>
        </w:rPr>
        <w:t xml:space="preserve"> &amp; Lexington</w:t>
      </w:r>
      <w:r w:rsidRPr="00566A9B">
        <w:rPr>
          <w:rFonts w:asciiTheme="majorHAnsi" w:hAnsiTheme="majorHAnsi" w:cstheme="majorHAnsi"/>
        </w:rPr>
        <w:t xml:space="preserve">                 </w:t>
      </w:r>
      <w:r w:rsidR="005974DE" w:rsidRPr="00566A9B">
        <w:rPr>
          <w:rFonts w:asciiTheme="majorHAnsi" w:hAnsiTheme="majorHAnsi" w:cstheme="majorHAnsi"/>
        </w:rPr>
        <w:t xml:space="preserve">       </w:t>
      </w:r>
      <w:r w:rsidR="00584545" w:rsidRPr="00566A9B">
        <w:rPr>
          <w:rFonts w:asciiTheme="majorHAnsi" w:hAnsiTheme="majorHAnsi" w:cstheme="majorHAnsi"/>
        </w:rPr>
        <w:tab/>
      </w:r>
      <w:r w:rsidR="00584545" w:rsidRPr="00566A9B">
        <w:rPr>
          <w:rFonts w:asciiTheme="majorHAnsi" w:hAnsiTheme="majorHAnsi" w:cstheme="majorHAnsi"/>
        </w:rPr>
        <w:tab/>
      </w:r>
    </w:p>
    <w:p w14:paraId="598028C8" w14:textId="65E1EDA1" w:rsidR="00173794" w:rsidRPr="00566A9B" w:rsidRDefault="00DA40B2" w:rsidP="00F155AA">
      <w:pPr>
        <w:rPr>
          <w:rFonts w:asciiTheme="majorHAnsi" w:hAnsiTheme="majorHAnsi" w:cstheme="majorHAnsi"/>
        </w:rPr>
      </w:pPr>
      <w:r w:rsidRPr="00566A9B">
        <w:rPr>
          <w:rFonts w:asciiTheme="majorHAnsi" w:hAnsiTheme="majorHAnsi" w:cstheme="majorHAnsi"/>
        </w:rPr>
        <w:t>E</w:t>
      </w:r>
      <w:r w:rsidR="00F155AA" w:rsidRPr="00566A9B">
        <w:rPr>
          <w:rFonts w:asciiTheme="majorHAnsi" w:hAnsiTheme="majorHAnsi" w:cstheme="majorHAnsi"/>
        </w:rPr>
        <w:t>mail:</w:t>
      </w:r>
      <w:r w:rsidR="005C468F" w:rsidRPr="00566A9B">
        <w:rPr>
          <w:rFonts w:asciiTheme="majorHAnsi" w:hAnsiTheme="majorHAnsi" w:cstheme="majorHAnsi"/>
        </w:rPr>
        <w:t xml:space="preserve"> </w:t>
      </w:r>
      <w:r w:rsidR="007F3B06" w:rsidRPr="00566A9B">
        <w:rPr>
          <w:rFonts w:asciiTheme="majorHAnsi" w:hAnsiTheme="majorHAnsi" w:cstheme="majorHAnsi"/>
        </w:rPr>
        <w:t>felicia.arriaga@baruch.cuny.edu</w:t>
      </w:r>
    </w:p>
    <w:p w14:paraId="1C8F89A1" w14:textId="499FAA0C" w:rsidR="001420CA" w:rsidRPr="001420CA" w:rsidRDefault="00173794" w:rsidP="001420CA">
      <w:pPr>
        <w:rPr>
          <w:rFonts w:asciiTheme="majorHAnsi" w:hAnsiTheme="majorHAnsi" w:cstheme="majorHAnsi"/>
        </w:rPr>
      </w:pPr>
      <w:r w:rsidRPr="00566A9B">
        <w:rPr>
          <w:rFonts w:asciiTheme="majorHAnsi" w:hAnsiTheme="majorHAnsi" w:cstheme="majorHAnsi"/>
        </w:rPr>
        <w:t>Office Hours:</w:t>
      </w:r>
      <w:r w:rsidR="005C468F" w:rsidRPr="00566A9B">
        <w:rPr>
          <w:rFonts w:asciiTheme="majorHAnsi" w:hAnsiTheme="majorHAnsi" w:cstheme="majorHAnsi"/>
        </w:rPr>
        <w:t xml:space="preserve"> By appointment but typically before class meetings</w:t>
      </w:r>
    </w:p>
    <w:p w14:paraId="12D984FF" w14:textId="70A4264A" w:rsidR="002C4A57" w:rsidRPr="008915D7" w:rsidRDefault="002C4A57" w:rsidP="002C4A57">
      <w:pPr>
        <w:pStyle w:val="CRtext12pt"/>
        <w:rPr>
          <w:rFonts w:asciiTheme="majorHAnsi" w:hAnsiTheme="majorHAnsi"/>
          <w:b/>
          <w:bCs/>
        </w:rPr>
      </w:pPr>
      <w:r w:rsidRPr="00566A9B">
        <w:rPr>
          <w:rFonts w:asciiTheme="majorHAnsi" w:hAnsiTheme="majorHAnsi"/>
        </w:rPr>
        <w:br/>
      </w:r>
      <w:r w:rsidRPr="008915D7">
        <w:rPr>
          <w:rFonts w:asciiTheme="majorHAnsi" w:hAnsiTheme="majorHAnsi"/>
          <w:b/>
          <w:bCs/>
        </w:rPr>
        <w:t>Class Day(s) and Hours:</w:t>
      </w:r>
      <w:r w:rsidR="00584545" w:rsidRPr="008915D7">
        <w:rPr>
          <w:rFonts w:asciiTheme="majorHAnsi" w:hAnsiTheme="majorHAnsi"/>
          <w:b/>
          <w:bCs/>
        </w:rPr>
        <w:t xml:space="preserve"> </w:t>
      </w:r>
      <w:r w:rsidR="00F4355B">
        <w:rPr>
          <w:rFonts w:asciiTheme="majorHAnsi" w:hAnsiTheme="majorHAnsi"/>
          <w:b/>
          <w:bCs/>
        </w:rPr>
        <w:t>Tuesdays</w:t>
      </w:r>
      <w:r w:rsidR="00584545" w:rsidRPr="008915D7">
        <w:rPr>
          <w:rFonts w:asciiTheme="majorHAnsi" w:hAnsiTheme="majorHAnsi"/>
          <w:b/>
          <w:bCs/>
        </w:rPr>
        <w:t xml:space="preserve"> 6:05-9:00 PM</w:t>
      </w:r>
      <w:r w:rsidR="00F4355B">
        <w:rPr>
          <w:rFonts w:asciiTheme="majorHAnsi" w:hAnsiTheme="majorHAnsi"/>
          <w:b/>
          <w:bCs/>
        </w:rPr>
        <w:t xml:space="preserve"> | </w:t>
      </w:r>
      <w:r w:rsidR="00F4355B" w:rsidRPr="00F4355B">
        <w:rPr>
          <w:rFonts w:asciiTheme="majorHAnsi" w:hAnsiTheme="majorHAnsi"/>
          <w:b/>
          <w:bCs/>
        </w:rPr>
        <w:t>A - 17 Lex 1222</w:t>
      </w:r>
      <w:r w:rsidR="00732A68">
        <w:rPr>
          <w:rFonts w:asciiTheme="majorHAnsi" w:hAnsiTheme="majorHAnsi"/>
          <w:b/>
          <w:bCs/>
        </w:rPr>
        <w:t>, Shorter break around 7:15PM and ending class around 8:30/8:45 PM</w:t>
      </w:r>
    </w:p>
    <w:p w14:paraId="0D5B2616" w14:textId="563738F4" w:rsidR="002C4A57" w:rsidRPr="00566A9B" w:rsidRDefault="002C4A57" w:rsidP="000F644D">
      <w:pPr>
        <w:pStyle w:val="CRtext12pt"/>
        <w:rPr>
          <w:rFonts w:asciiTheme="majorHAnsi" w:hAnsiTheme="majorHAnsi"/>
        </w:rPr>
      </w:pPr>
    </w:p>
    <w:p w14:paraId="01734BA0" w14:textId="29D9CB55" w:rsidR="00F155AA" w:rsidRPr="00566A9B" w:rsidRDefault="00F155AA" w:rsidP="00F155AA">
      <w:pPr>
        <w:rPr>
          <w:rFonts w:asciiTheme="majorHAnsi" w:hAnsiTheme="majorHAnsi" w:cstheme="majorHAnsi"/>
          <w:b/>
        </w:rPr>
      </w:pPr>
      <w:r w:rsidRPr="00566A9B">
        <w:rPr>
          <w:rFonts w:asciiTheme="majorHAnsi" w:hAnsiTheme="majorHAnsi" w:cstheme="majorHAnsi"/>
          <w:b/>
        </w:rPr>
        <w:t xml:space="preserve">Course </w:t>
      </w:r>
      <w:r w:rsidR="00310BEA" w:rsidRPr="00566A9B">
        <w:rPr>
          <w:rFonts w:asciiTheme="majorHAnsi" w:hAnsiTheme="majorHAnsi" w:cstheme="majorHAnsi"/>
          <w:b/>
        </w:rPr>
        <w:t>Description</w:t>
      </w:r>
    </w:p>
    <w:p w14:paraId="409D1BFE" w14:textId="0D4B6FEB" w:rsidR="0059655D" w:rsidRDefault="00584545" w:rsidP="00584545">
      <w:pPr>
        <w:pStyle w:val="CRtext12pt"/>
        <w:rPr>
          <w:rFonts w:asciiTheme="majorHAnsi" w:hAnsiTheme="majorHAnsi" w:cstheme="majorHAnsi"/>
          <w:shd w:val="clear" w:color="auto" w:fill="FFFFFF"/>
        </w:rPr>
      </w:pPr>
      <w:r w:rsidRPr="00566A9B">
        <w:rPr>
          <w:rFonts w:asciiTheme="majorHAnsi" w:hAnsiTheme="majorHAnsi" w:cstheme="majorHAnsi"/>
          <w:shd w:val="clear" w:color="auto" w:fill="FFFFFF"/>
        </w:rPr>
        <w:t>This class explains different forms of inequality, identifies their origins, and analyzes how and why race and racism shape laws and public policies. The class will assess policies, current and proposed, to reduce inequality, and strategies to promote a more just and ethical society.</w:t>
      </w:r>
    </w:p>
    <w:p w14:paraId="221150E1" w14:textId="0D589EA9" w:rsidR="001420CA" w:rsidRDefault="001420CA" w:rsidP="00584545">
      <w:pPr>
        <w:pStyle w:val="CRtext12pt"/>
        <w:rPr>
          <w:rFonts w:asciiTheme="majorHAnsi" w:hAnsiTheme="majorHAnsi" w:cstheme="majorHAnsi"/>
          <w:shd w:val="clear" w:color="auto" w:fill="FFFFFF"/>
        </w:rPr>
      </w:pPr>
    </w:p>
    <w:p w14:paraId="1BCB617C" w14:textId="2AC7589D" w:rsidR="001420CA" w:rsidRPr="00566A9B" w:rsidRDefault="00FF3655" w:rsidP="00584545">
      <w:pPr>
        <w:pStyle w:val="CRtext12pt"/>
        <w:rPr>
          <w:rFonts w:asciiTheme="majorHAnsi" w:hAnsiTheme="majorHAnsi" w:cstheme="majorHAnsi"/>
          <w:shd w:val="clear" w:color="auto" w:fill="FFFFFF"/>
        </w:rPr>
      </w:pPr>
      <w:r>
        <w:rPr>
          <w:rFonts w:asciiTheme="majorHAnsi" w:hAnsiTheme="majorHAnsi" w:cstheme="majorHAnsi"/>
          <w:noProof/>
          <w:shd w:val="clear" w:color="auto" w:fill="FFFFFF"/>
        </w:rPr>
        <w:drawing>
          <wp:inline distT="0" distB="0" distL="0" distR="0" wp14:anchorId="3C9F465E" wp14:editId="14B795E5">
            <wp:extent cx="6400800" cy="1696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tretch>
                      <a:fillRect/>
                    </a:stretch>
                  </pic:blipFill>
                  <pic:spPr>
                    <a:xfrm>
                      <a:off x="0" y="0"/>
                      <a:ext cx="6400800" cy="1696085"/>
                    </a:xfrm>
                    <a:prstGeom prst="rect">
                      <a:avLst/>
                    </a:prstGeom>
                  </pic:spPr>
                </pic:pic>
              </a:graphicData>
            </a:graphic>
          </wp:inline>
        </w:drawing>
      </w:r>
    </w:p>
    <w:p w14:paraId="395AA6F0" w14:textId="55042983" w:rsidR="00584545" w:rsidRPr="00FF3655" w:rsidRDefault="00FF3655" w:rsidP="00584545">
      <w:pPr>
        <w:pStyle w:val="CRtext12pt"/>
        <w:rPr>
          <w:rFonts w:asciiTheme="majorHAnsi" w:hAnsiTheme="majorHAnsi" w:cstheme="majorHAnsi"/>
          <w:sz w:val="20"/>
          <w:szCs w:val="20"/>
          <w:shd w:val="clear" w:color="auto" w:fill="FFFFFF"/>
        </w:rPr>
      </w:pPr>
      <w:r w:rsidRPr="00FF3655">
        <w:rPr>
          <w:rFonts w:asciiTheme="majorHAnsi" w:hAnsiTheme="majorHAnsi" w:cstheme="majorHAnsi"/>
          <w:sz w:val="20"/>
          <w:szCs w:val="20"/>
          <w:shd w:val="clear" w:color="auto" w:fill="FFFFFF"/>
        </w:rPr>
        <w:t>Image title: Farmworkers Feed the World, created by Student Action with Farmworkers and the Beehive Collective</w:t>
      </w:r>
    </w:p>
    <w:p w14:paraId="6FBB2E7C" w14:textId="77777777" w:rsidR="00FF3655" w:rsidRDefault="00FF3655" w:rsidP="005A217D">
      <w:pPr>
        <w:pStyle w:val="CRtext12pt"/>
        <w:rPr>
          <w:rFonts w:asciiTheme="majorHAnsi" w:hAnsiTheme="majorHAnsi" w:cstheme="majorHAnsi"/>
          <w:b/>
          <w:shd w:val="clear" w:color="auto" w:fill="FFFFFF"/>
        </w:rPr>
      </w:pPr>
    </w:p>
    <w:p w14:paraId="3B2E9425" w14:textId="61FE316E" w:rsidR="0059655D" w:rsidRPr="00566A9B" w:rsidRDefault="0059655D" w:rsidP="005A217D">
      <w:pPr>
        <w:pStyle w:val="CRtext12pt"/>
        <w:rPr>
          <w:rFonts w:asciiTheme="majorHAnsi" w:hAnsiTheme="majorHAnsi" w:cstheme="majorHAnsi"/>
          <w:shd w:val="clear" w:color="auto" w:fill="FFFFFF"/>
        </w:rPr>
      </w:pPr>
      <w:r w:rsidRPr="00566A9B">
        <w:rPr>
          <w:rFonts w:asciiTheme="majorHAnsi" w:hAnsiTheme="majorHAnsi" w:cstheme="majorHAnsi"/>
          <w:b/>
          <w:shd w:val="clear" w:color="auto" w:fill="FFFFFF"/>
        </w:rPr>
        <w:t>Course Prerequisites:</w:t>
      </w:r>
      <w:r w:rsidRPr="00566A9B">
        <w:rPr>
          <w:rFonts w:asciiTheme="majorHAnsi" w:hAnsiTheme="majorHAnsi" w:cstheme="majorHAnsi"/>
          <w:shd w:val="clear" w:color="auto" w:fill="FFFFFF"/>
        </w:rPr>
        <w:t xml:space="preserve"> </w:t>
      </w:r>
      <w:r w:rsidR="00584545" w:rsidRPr="00566A9B">
        <w:rPr>
          <w:rFonts w:asciiTheme="majorHAnsi" w:hAnsiTheme="majorHAnsi" w:cstheme="majorHAnsi"/>
          <w:shd w:val="clear" w:color="auto" w:fill="FFFFFF"/>
        </w:rPr>
        <w:t xml:space="preserve">Open to Austin W. </w:t>
      </w:r>
      <w:proofErr w:type="spellStart"/>
      <w:r w:rsidR="00584545" w:rsidRPr="00566A9B">
        <w:rPr>
          <w:rFonts w:asciiTheme="majorHAnsi" w:hAnsiTheme="majorHAnsi" w:cstheme="majorHAnsi"/>
          <w:shd w:val="clear" w:color="auto" w:fill="FFFFFF"/>
        </w:rPr>
        <w:t>Marxe</w:t>
      </w:r>
      <w:proofErr w:type="spellEnd"/>
      <w:r w:rsidR="00584545" w:rsidRPr="00566A9B">
        <w:rPr>
          <w:rFonts w:asciiTheme="majorHAnsi" w:hAnsiTheme="majorHAnsi" w:cstheme="majorHAnsi"/>
          <w:shd w:val="clear" w:color="auto" w:fill="FFFFFF"/>
        </w:rPr>
        <w:t xml:space="preserve"> School of Public and International Affairs students; others with </w:t>
      </w:r>
      <w:proofErr w:type="spellStart"/>
      <w:r w:rsidR="00584545" w:rsidRPr="00566A9B">
        <w:rPr>
          <w:rFonts w:asciiTheme="majorHAnsi" w:hAnsiTheme="majorHAnsi" w:cstheme="majorHAnsi"/>
          <w:shd w:val="clear" w:color="auto" w:fill="FFFFFF"/>
        </w:rPr>
        <w:t>Marxe</w:t>
      </w:r>
      <w:proofErr w:type="spellEnd"/>
      <w:r w:rsidR="00584545" w:rsidRPr="00566A9B">
        <w:rPr>
          <w:rFonts w:asciiTheme="majorHAnsi" w:hAnsiTheme="majorHAnsi" w:cstheme="majorHAnsi"/>
          <w:shd w:val="clear" w:color="auto" w:fill="FFFFFF"/>
        </w:rPr>
        <w:t xml:space="preserve"> School permission.</w:t>
      </w:r>
    </w:p>
    <w:p w14:paraId="1259D761" w14:textId="77777777" w:rsidR="00E76EB5" w:rsidRPr="00566A9B" w:rsidRDefault="00E76EB5" w:rsidP="005A217D">
      <w:pPr>
        <w:pStyle w:val="CRtext12pt"/>
        <w:rPr>
          <w:rFonts w:asciiTheme="majorHAnsi" w:hAnsiTheme="majorHAnsi" w:cstheme="majorHAnsi"/>
        </w:rPr>
      </w:pPr>
    </w:p>
    <w:p w14:paraId="1F0CAD00" w14:textId="47171C76" w:rsidR="00F155AA" w:rsidRPr="00566A9B" w:rsidRDefault="00592AF6" w:rsidP="00DA40B2">
      <w:pPr>
        <w:pStyle w:val="NormalWeb"/>
        <w:spacing w:before="0" w:beforeAutospacing="0" w:after="0" w:afterAutospacing="0"/>
        <w:rPr>
          <w:rFonts w:asciiTheme="majorHAnsi" w:hAnsiTheme="majorHAnsi" w:cstheme="majorHAnsi"/>
          <w:b/>
          <w:bCs/>
        </w:rPr>
      </w:pPr>
      <w:r w:rsidRPr="00566A9B">
        <w:rPr>
          <w:rFonts w:asciiTheme="majorHAnsi" w:hAnsiTheme="majorHAnsi" w:cs="Calibri Light"/>
          <w:b/>
          <w:bCs/>
        </w:rPr>
        <w:t xml:space="preserve">PAF </w:t>
      </w:r>
      <w:r w:rsidR="007F5F75" w:rsidRPr="00566A9B">
        <w:rPr>
          <w:rFonts w:asciiTheme="majorHAnsi" w:hAnsiTheme="majorHAnsi" w:cs="Calibri Light"/>
          <w:b/>
          <w:bCs/>
        </w:rPr>
        <w:t>9</w:t>
      </w:r>
      <w:r w:rsidR="00584545" w:rsidRPr="00566A9B">
        <w:rPr>
          <w:rFonts w:asciiTheme="majorHAnsi" w:hAnsiTheme="majorHAnsi" w:cs="Calibri Light"/>
          <w:b/>
          <w:bCs/>
        </w:rPr>
        <w:t>165</w:t>
      </w:r>
      <w:r w:rsidR="00DA40B2" w:rsidRPr="00566A9B">
        <w:rPr>
          <w:rFonts w:asciiTheme="majorHAnsi" w:hAnsiTheme="majorHAnsi" w:cs="Calibri Light"/>
          <w:b/>
          <w:bCs/>
        </w:rPr>
        <w:t xml:space="preserve"> </w:t>
      </w:r>
      <w:r w:rsidR="00B52F01" w:rsidRPr="00566A9B">
        <w:rPr>
          <w:rFonts w:asciiTheme="majorHAnsi" w:hAnsiTheme="majorHAnsi" w:cstheme="majorHAnsi"/>
          <w:b/>
          <w:bCs/>
        </w:rPr>
        <w:t xml:space="preserve">Course </w:t>
      </w:r>
      <w:r w:rsidR="00F155AA" w:rsidRPr="00566A9B">
        <w:rPr>
          <w:rFonts w:asciiTheme="majorHAnsi" w:hAnsiTheme="majorHAnsi" w:cstheme="majorHAnsi"/>
          <w:b/>
          <w:bCs/>
        </w:rPr>
        <w:t xml:space="preserve">Learning </w:t>
      </w:r>
      <w:r w:rsidR="00422279" w:rsidRPr="00566A9B">
        <w:rPr>
          <w:rFonts w:asciiTheme="majorHAnsi" w:hAnsiTheme="majorHAnsi" w:cstheme="majorHAnsi"/>
          <w:b/>
          <w:bCs/>
        </w:rPr>
        <w:t>Goals</w:t>
      </w:r>
    </w:p>
    <w:p w14:paraId="1918057F" w14:textId="5F2AF40E" w:rsidR="007D6D79" w:rsidRPr="00566A9B" w:rsidRDefault="005C468F" w:rsidP="005C468F">
      <w:pPr>
        <w:pStyle w:val="NormalWeb"/>
        <w:numPr>
          <w:ilvl w:val="0"/>
          <w:numId w:val="15"/>
        </w:numPr>
        <w:spacing w:before="0" w:beforeAutospacing="0" w:after="0" w:afterAutospacing="0"/>
        <w:rPr>
          <w:rFonts w:asciiTheme="majorHAnsi" w:hAnsiTheme="majorHAnsi" w:cstheme="majorHAnsi"/>
          <w:b/>
          <w:bCs/>
        </w:rPr>
      </w:pPr>
      <w:r w:rsidRPr="00566A9B">
        <w:rPr>
          <w:rFonts w:asciiTheme="majorHAnsi" w:hAnsiTheme="majorHAnsi" w:cstheme="majorHAnsi"/>
          <w:bCs/>
        </w:rPr>
        <w:t>Be able to articulate and apply a racial equity policy perspective</w:t>
      </w:r>
    </w:p>
    <w:p w14:paraId="0DE1B4E6" w14:textId="5403E95A" w:rsidR="005C468F" w:rsidRPr="00566A9B" w:rsidRDefault="005C468F" w:rsidP="005C468F">
      <w:pPr>
        <w:pStyle w:val="NormalWeb"/>
        <w:numPr>
          <w:ilvl w:val="0"/>
          <w:numId w:val="15"/>
        </w:numPr>
        <w:spacing w:after="120"/>
        <w:rPr>
          <w:rFonts w:asciiTheme="majorHAnsi" w:hAnsiTheme="majorHAnsi" w:cstheme="majorHAnsi"/>
          <w:bCs/>
        </w:rPr>
      </w:pPr>
      <w:r w:rsidRPr="00566A9B">
        <w:rPr>
          <w:rFonts w:asciiTheme="majorHAnsi" w:hAnsiTheme="majorHAnsi" w:cstheme="majorHAnsi"/>
          <w:bCs/>
        </w:rPr>
        <w:t xml:space="preserve">To participate in, and contribute to, the policy process from a racial equity policy perspective. </w:t>
      </w:r>
    </w:p>
    <w:p w14:paraId="351C062D" w14:textId="59868755" w:rsidR="005C468F" w:rsidRPr="00566A9B" w:rsidRDefault="005C468F" w:rsidP="005C468F">
      <w:pPr>
        <w:pStyle w:val="NormalWeb"/>
        <w:numPr>
          <w:ilvl w:val="0"/>
          <w:numId w:val="15"/>
        </w:numPr>
        <w:spacing w:after="120"/>
        <w:rPr>
          <w:rFonts w:asciiTheme="majorHAnsi" w:hAnsiTheme="majorHAnsi" w:cstheme="majorHAnsi"/>
          <w:bCs/>
        </w:rPr>
      </w:pPr>
      <w:r w:rsidRPr="00566A9B">
        <w:rPr>
          <w:rFonts w:asciiTheme="majorHAnsi" w:hAnsiTheme="majorHAnsi" w:cstheme="majorHAnsi"/>
          <w:bCs/>
        </w:rPr>
        <w:t xml:space="preserve">To analyze, synthesize, think critically, solve </w:t>
      </w:r>
      <w:proofErr w:type="gramStart"/>
      <w:r w:rsidRPr="00566A9B">
        <w:rPr>
          <w:rFonts w:asciiTheme="majorHAnsi" w:hAnsiTheme="majorHAnsi" w:cstheme="majorHAnsi"/>
          <w:bCs/>
        </w:rPr>
        <w:t>problems</w:t>
      </w:r>
      <w:proofErr w:type="gramEnd"/>
      <w:r w:rsidRPr="00566A9B">
        <w:rPr>
          <w:rFonts w:asciiTheme="majorHAnsi" w:hAnsiTheme="majorHAnsi" w:cstheme="majorHAnsi"/>
          <w:bCs/>
        </w:rPr>
        <w:t xml:space="preserve"> and make evidence-informed decisions in a complex and dynamic environment while paying attention to the different levels of racism.</w:t>
      </w:r>
    </w:p>
    <w:p w14:paraId="53EE7A2A" w14:textId="65319548" w:rsidR="0002223E" w:rsidRDefault="00F155AA" w:rsidP="005C468F">
      <w:pPr>
        <w:pStyle w:val="NormalWeb"/>
        <w:spacing w:after="120"/>
        <w:rPr>
          <w:rFonts w:asciiTheme="majorHAnsi" w:hAnsiTheme="majorHAnsi" w:cstheme="majorHAnsi"/>
          <w:bCs/>
        </w:rPr>
      </w:pPr>
      <w:r w:rsidRPr="00566A9B">
        <w:rPr>
          <w:rFonts w:asciiTheme="majorHAnsi" w:hAnsiTheme="majorHAnsi" w:cstheme="majorHAnsi"/>
          <w:bCs/>
        </w:rPr>
        <w:t>Upon completion of the course, students will</w:t>
      </w:r>
      <w:r w:rsidR="009E2253" w:rsidRPr="00566A9B">
        <w:rPr>
          <w:rFonts w:asciiTheme="majorHAnsi" w:hAnsiTheme="majorHAnsi" w:cstheme="majorHAnsi"/>
          <w:bCs/>
        </w:rPr>
        <w:t>:</w:t>
      </w:r>
    </w:p>
    <w:p w14:paraId="2D907AA2" w14:textId="41256DB4" w:rsidR="005C468F" w:rsidRPr="00566A9B" w:rsidRDefault="005C468F" w:rsidP="0002223E">
      <w:pPr>
        <w:pStyle w:val="NormalWeb"/>
        <w:numPr>
          <w:ilvl w:val="0"/>
          <w:numId w:val="18"/>
        </w:numPr>
        <w:spacing w:after="0" w:afterAutospacing="0"/>
        <w:rPr>
          <w:rFonts w:asciiTheme="majorHAnsi" w:hAnsiTheme="majorHAnsi" w:cstheme="majorHAnsi"/>
          <w:bCs/>
        </w:rPr>
      </w:pPr>
      <w:r w:rsidRPr="00566A9B">
        <w:rPr>
          <w:rFonts w:asciiTheme="majorHAnsi" w:hAnsiTheme="majorHAnsi" w:cstheme="majorHAnsi"/>
          <w:bCs/>
        </w:rPr>
        <w:t>Develop recommendations based on multiple analytical frames, to improve the management of public and nonprofit organizations</w:t>
      </w:r>
      <w:r w:rsidR="00584545" w:rsidRPr="00566A9B">
        <w:rPr>
          <w:rFonts w:asciiTheme="majorHAnsi" w:hAnsiTheme="majorHAnsi" w:cstheme="majorHAnsi"/>
          <w:bCs/>
        </w:rPr>
        <w:t>.</w:t>
      </w:r>
    </w:p>
    <w:p w14:paraId="211756C7" w14:textId="4DC66A9D" w:rsidR="0002223E" w:rsidRPr="0002223E" w:rsidRDefault="005C468F" w:rsidP="0002223E">
      <w:pPr>
        <w:pStyle w:val="NormalWeb"/>
        <w:numPr>
          <w:ilvl w:val="0"/>
          <w:numId w:val="17"/>
        </w:numPr>
        <w:spacing w:after="120"/>
        <w:rPr>
          <w:rFonts w:asciiTheme="majorHAnsi" w:hAnsiTheme="majorHAnsi" w:cstheme="majorHAnsi"/>
          <w:bCs/>
        </w:rPr>
      </w:pPr>
      <w:r w:rsidRPr="00566A9B">
        <w:rPr>
          <w:rFonts w:asciiTheme="majorHAnsi" w:hAnsiTheme="majorHAnsi" w:cstheme="majorHAnsi"/>
          <w:bCs/>
        </w:rPr>
        <w:lastRenderedPageBreak/>
        <w:t xml:space="preserve">Engage in the steps of the policy process and identify opportunities to intervene from a racial equity approach. </w:t>
      </w:r>
    </w:p>
    <w:p w14:paraId="2EEBAC1D" w14:textId="77777777" w:rsidR="005C468F" w:rsidRPr="00566A9B" w:rsidRDefault="006F47FE" w:rsidP="005C468F">
      <w:pPr>
        <w:pStyle w:val="NormalWeb"/>
        <w:shd w:val="clear" w:color="auto" w:fill="FFFFFF"/>
        <w:rPr>
          <w:rFonts w:asciiTheme="majorHAnsi" w:hAnsiTheme="majorHAnsi" w:cstheme="majorHAnsi"/>
        </w:rPr>
      </w:pPr>
      <w:r w:rsidRPr="00566A9B">
        <w:rPr>
          <w:rFonts w:asciiTheme="majorHAnsi" w:hAnsiTheme="majorHAnsi" w:cstheme="majorHAnsi"/>
          <w:b/>
        </w:rPr>
        <w:t xml:space="preserve">Course </w:t>
      </w:r>
      <w:r w:rsidR="00DA40B2" w:rsidRPr="00566A9B">
        <w:rPr>
          <w:rFonts w:asciiTheme="majorHAnsi" w:hAnsiTheme="majorHAnsi" w:cstheme="majorHAnsi"/>
          <w:b/>
        </w:rPr>
        <w:t>Materials:</w:t>
      </w:r>
      <w:r w:rsidR="00325C13" w:rsidRPr="00566A9B">
        <w:rPr>
          <w:rFonts w:asciiTheme="majorHAnsi" w:hAnsiTheme="majorHAnsi" w:cstheme="majorHAnsi"/>
          <w:b/>
        </w:rPr>
        <w:br/>
      </w:r>
      <w:r w:rsidR="005C468F" w:rsidRPr="00566A9B">
        <w:rPr>
          <w:rFonts w:asciiTheme="majorHAnsi" w:hAnsiTheme="majorHAnsi" w:cstheme="majorHAnsi"/>
        </w:rPr>
        <w:t xml:space="preserve">Links to material discussed in class but not found in readings, will also be available in each section along with additional resources like </w:t>
      </w:r>
      <w:proofErr w:type="spellStart"/>
      <w:r w:rsidR="005C468F" w:rsidRPr="00566A9B">
        <w:rPr>
          <w:rFonts w:asciiTheme="majorHAnsi" w:hAnsiTheme="majorHAnsi" w:cstheme="majorHAnsi"/>
        </w:rPr>
        <w:t>youtube</w:t>
      </w:r>
      <w:proofErr w:type="spellEnd"/>
      <w:r w:rsidR="005C468F" w:rsidRPr="00566A9B">
        <w:rPr>
          <w:rFonts w:asciiTheme="majorHAnsi" w:hAnsiTheme="majorHAnsi" w:cstheme="majorHAnsi"/>
        </w:rPr>
        <w:t xml:space="preserve"> videos, </w:t>
      </w:r>
      <w:proofErr w:type="spellStart"/>
      <w:r w:rsidR="005C468F" w:rsidRPr="00566A9B">
        <w:rPr>
          <w:rFonts w:asciiTheme="majorHAnsi" w:hAnsiTheme="majorHAnsi" w:cstheme="majorHAnsi"/>
        </w:rPr>
        <w:t>vimeo</w:t>
      </w:r>
      <w:proofErr w:type="spellEnd"/>
      <w:r w:rsidR="005C468F" w:rsidRPr="00566A9B">
        <w:rPr>
          <w:rFonts w:asciiTheme="majorHAnsi" w:hAnsiTheme="majorHAnsi" w:cstheme="majorHAnsi"/>
        </w:rPr>
        <w:t xml:space="preserve"> and playlists.</w:t>
      </w:r>
    </w:p>
    <w:p w14:paraId="669248E5" w14:textId="4AF5DB16" w:rsidR="00063F61" w:rsidRPr="00566A9B" w:rsidRDefault="005C468F" w:rsidP="005C468F">
      <w:pPr>
        <w:pStyle w:val="NormalWeb"/>
        <w:shd w:val="clear" w:color="auto" w:fill="FFFFFF"/>
        <w:rPr>
          <w:rFonts w:asciiTheme="majorHAnsi" w:hAnsiTheme="majorHAnsi" w:cstheme="majorHAnsi"/>
        </w:rPr>
      </w:pPr>
      <w:r w:rsidRPr="00566A9B">
        <w:rPr>
          <w:rFonts w:asciiTheme="majorHAnsi" w:hAnsiTheme="majorHAnsi" w:cstheme="majorHAnsi"/>
        </w:rPr>
        <w:t>Required weekly readings can be found on Blackboard under Weekly Readings/Course Documents or via links embedded in the syllabus.</w:t>
      </w:r>
      <w:r w:rsidR="00732A68">
        <w:rPr>
          <w:rFonts w:asciiTheme="majorHAnsi" w:hAnsiTheme="majorHAnsi" w:cstheme="majorHAnsi"/>
        </w:rPr>
        <w:t xml:space="preserve"> </w:t>
      </w:r>
      <w:r w:rsidR="00732A68" w:rsidRPr="00732A68">
        <w:rPr>
          <w:rFonts w:asciiTheme="majorHAnsi" w:hAnsiTheme="majorHAnsi" w:cstheme="majorHAnsi"/>
          <w:b/>
          <w:bCs/>
        </w:rPr>
        <w:t>Some readings will be updated on Blackboard but not in the syllabus so please prioritize the Blackboard for them.</w:t>
      </w:r>
      <w:r w:rsidRPr="00732A68">
        <w:rPr>
          <w:rFonts w:asciiTheme="majorHAnsi" w:hAnsiTheme="majorHAnsi" w:cstheme="majorHAnsi"/>
          <w:b/>
          <w:bCs/>
        </w:rPr>
        <w:t xml:space="preserve"> </w:t>
      </w:r>
      <w:r w:rsidR="00732A68" w:rsidRPr="00732A68">
        <w:rPr>
          <w:rFonts w:asciiTheme="majorHAnsi" w:hAnsiTheme="majorHAnsi" w:cstheme="majorHAnsi"/>
          <w:b/>
          <w:bCs/>
        </w:rPr>
        <w:t>You should read/review/watch the content listed BEFORE coming to class that day and this should be the content you engage in your weekly discussion post.</w:t>
      </w:r>
      <w:r w:rsidR="00732A68">
        <w:rPr>
          <w:rFonts w:asciiTheme="majorHAnsi" w:hAnsiTheme="majorHAnsi" w:cstheme="majorHAnsi"/>
        </w:rPr>
        <w:t xml:space="preserve"> </w:t>
      </w:r>
      <w:r w:rsidRPr="00566A9B">
        <w:rPr>
          <w:rFonts w:asciiTheme="majorHAnsi" w:hAnsiTheme="majorHAnsi" w:cstheme="majorHAnsi"/>
        </w:rPr>
        <w:t xml:space="preserve">Students are also required to read the New York Times/ Race newsletter. It is a great way to stay abreast of current matters relevant to the course. </w:t>
      </w:r>
      <w:hyperlink r:id="rId9" w:history="1">
        <w:r w:rsidRPr="00566A9B">
          <w:rPr>
            <w:rStyle w:val="Hyperlink"/>
            <w:rFonts w:asciiTheme="majorHAnsi" w:hAnsiTheme="majorHAnsi" w:cstheme="majorHAnsi"/>
            <w:color w:val="auto"/>
          </w:rPr>
          <w:t>https://www.nytimes.com/spotlight/race</w:t>
        </w:r>
      </w:hyperlink>
      <w:r w:rsidRPr="00566A9B">
        <w:rPr>
          <w:rFonts w:asciiTheme="majorHAnsi" w:hAnsiTheme="majorHAnsi" w:cstheme="majorHAnsi"/>
        </w:rPr>
        <w:t xml:space="preserve"> </w:t>
      </w:r>
    </w:p>
    <w:p w14:paraId="11F29A6D" w14:textId="77777777" w:rsidR="004773EF" w:rsidRPr="00566A9B" w:rsidRDefault="004773EF" w:rsidP="00F155AA">
      <w:pPr>
        <w:rPr>
          <w:rFonts w:asciiTheme="majorHAnsi" w:hAnsiTheme="majorHAnsi" w:cstheme="majorHAnsi"/>
          <w:b/>
        </w:rPr>
      </w:pPr>
    </w:p>
    <w:p w14:paraId="2764E436" w14:textId="362FC613" w:rsidR="00F155AA" w:rsidRPr="00566A9B" w:rsidRDefault="00F155AA" w:rsidP="00F155AA">
      <w:pPr>
        <w:rPr>
          <w:rFonts w:asciiTheme="majorHAnsi" w:hAnsiTheme="majorHAnsi" w:cstheme="majorHAnsi"/>
          <w:b/>
        </w:rPr>
      </w:pPr>
      <w:r w:rsidRPr="00566A9B">
        <w:rPr>
          <w:rFonts w:asciiTheme="majorHAnsi" w:hAnsiTheme="majorHAnsi" w:cstheme="majorHAnsi"/>
          <w:b/>
        </w:rPr>
        <w:t>Grading</w:t>
      </w:r>
      <w:r w:rsidR="00325C13" w:rsidRPr="00566A9B">
        <w:rPr>
          <w:rFonts w:asciiTheme="majorHAnsi" w:hAnsiTheme="majorHAnsi" w:cstheme="majorHAnsi"/>
          <w:b/>
        </w:rPr>
        <w:t xml:space="preserve"> </w:t>
      </w:r>
    </w:p>
    <w:p w14:paraId="52832DB5" w14:textId="65883A41" w:rsidR="00CE26C8" w:rsidRPr="00566A9B" w:rsidRDefault="005C468F" w:rsidP="00851CDE">
      <w:pPr>
        <w:pStyle w:val="CRtext12pt"/>
        <w:rPr>
          <w:rFonts w:asciiTheme="majorHAnsi" w:hAnsiTheme="majorHAnsi" w:cstheme="majorHAnsi"/>
        </w:rPr>
      </w:pPr>
      <w:r w:rsidRPr="00566A9B">
        <w:rPr>
          <w:rFonts w:asciiTheme="majorHAnsi" w:hAnsiTheme="majorHAnsi" w:cstheme="majorHAnsi"/>
        </w:rPr>
        <w:t>Participation and attendance:</w:t>
      </w:r>
      <w:r w:rsidR="00CE26C8" w:rsidRPr="00566A9B">
        <w:rPr>
          <w:rFonts w:asciiTheme="majorHAnsi" w:hAnsiTheme="majorHAnsi" w:cstheme="majorHAnsi"/>
        </w:rPr>
        <w:tab/>
      </w:r>
      <w:r w:rsidR="00CE26C8" w:rsidRPr="00566A9B">
        <w:rPr>
          <w:rFonts w:asciiTheme="majorHAnsi" w:hAnsiTheme="majorHAnsi" w:cstheme="majorHAnsi"/>
        </w:rPr>
        <w:tab/>
      </w:r>
      <w:r w:rsidR="00CE26C8" w:rsidRPr="00566A9B">
        <w:rPr>
          <w:rFonts w:asciiTheme="majorHAnsi" w:hAnsiTheme="majorHAnsi" w:cstheme="majorHAnsi"/>
        </w:rPr>
        <w:tab/>
      </w:r>
      <w:r w:rsidR="00851CDE" w:rsidRPr="00566A9B">
        <w:rPr>
          <w:rFonts w:asciiTheme="majorHAnsi" w:hAnsiTheme="majorHAnsi" w:cstheme="majorHAnsi"/>
        </w:rPr>
        <w:tab/>
      </w:r>
      <w:r w:rsidR="00851CDE" w:rsidRPr="00566A9B">
        <w:rPr>
          <w:rFonts w:asciiTheme="majorHAnsi" w:hAnsiTheme="majorHAnsi" w:cstheme="majorHAnsi"/>
        </w:rPr>
        <w:tab/>
      </w:r>
      <w:r w:rsidRPr="00566A9B">
        <w:rPr>
          <w:rFonts w:asciiTheme="majorHAnsi" w:hAnsiTheme="majorHAnsi" w:cstheme="majorHAnsi"/>
        </w:rPr>
        <w:t>3</w:t>
      </w:r>
      <w:r w:rsidR="00CE26C8" w:rsidRPr="00566A9B">
        <w:rPr>
          <w:rFonts w:asciiTheme="majorHAnsi" w:hAnsiTheme="majorHAnsi" w:cstheme="majorHAnsi"/>
        </w:rPr>
        <w:t>0%</w:t>
      </w:r>
    </w:p>
    <w:p w14:paraId="7A3F0BD0" w14:textId="320F0F8E" w:rsidR="00CE26C8" w:rsidRPr="00566A9B" w:rsidRDefault="005C468F" w:rsidP="00CE26C8">
      <w:pPr>
        <w:pStyle w:val="CRtext12pt"/>
        <w:rPr>
          <w:rFonts w:asciiTheme="majorHAnsi" w:hAnsiTheme="majorHAnsi" w:cstheme="majorHAnsi"/>
        </w:rPr>
      </w:pPr>
      <w:r w:rsidRPr="00566A9B">
        <w:rPr>
          <w:rFonts w:asciiTheme="majorHAnsi" w:hAnsiTheme="majorHAnsi" w:cstheme="majorHAnsi"/>
        </w:rPr>
        <w:t>Weekly Discussion Posts:</w:t>
      </w:r>
      <w:r w:rsidR="00DA40B2" w:rsidRPr="00566A9B">
        <w:rPr>
          <w:rFonts w:asciiTheme="majorHAnsi" w:hAnsiTheme="majorHAnsi" w:cstheme="majorHAnsi"/>
        </w:rPr>
        <w:tab/>
      </w:r>
      <w:r w:rsidR="00DA40B2" w:rsidRPr="00566A9B">
        <w:rPr>
          <w:rFonts w:asciiTheme="majorHAnsi" w:hAnsiTheme="majorHAnsi" w:cstheme="majorHAnsi"/>
        </w:rPr>
        <w:tab/>
      </w:r>
      <w:r w:rsidR="00DA40B2" w:rsidRPr="00566A9B">
        <w:rPr>
          <w:rFonts w:asciiTheme="majorHAnsi" w:hAnsiTheme="majorHAnsi" w:cstheme="majorHAnsi"/>
        </w:rPr>
        <w:tab/>
      </w:r>
      <w:r w:rsidR="00DA40B2" w:rsidRPr="00566A9B">
        <w:rPr>
          <w:rFonts w:asciiTheme="majorHAnsi" w:hAnsiTheme="majorHAnsi" w:cstheme="majorHAnsi"/>
        </w:rPr>
        <w:tab/>
      </w:r>
      <w:r w:rsidRPr="00566A9B">
        <w:rPr>
          <w:rFonts w:asciiTheme="majorHAnsi" w:hAnsiTheme="majorHAnsi" w:cstheme="majorHAnsi"/>
        </w:rPr>
        <w:tab/>
        <w:t>3</w:t>
      </w:r>
      <w:r w:rsidR="00CE26C8" w:rsidRPr="00566A9B">
        <w:rPr>
          <w:rFonts w:asciiTheme="majorHAnsi" w:hAnsiTheme="majorHAnsi" w:cstheme="majorHAnsi"/>
        </w:rPr>
        <w:t>0%</w:t>
      </w:r>
    </w:p>
    <w:p w14:paraId="687BD71C" w14:textId="27B2C913" w:rsidR="00CE26C8" w:rsidRPr="00566A9B" w:rsidRDefault="005C468F" w:rsidP="00CE26C8">
      <w:pPr>
        <w:pStyle w:val="CRtext12pt"/>
        <w:rPr>
          <w:rFonts w:asciiTheme="majorHAnsi" w:hAnsiTheme="majorHAnsi" w:cstheme="majorHAnsi"/>
        </w:rPr>
      </w:pPr>
      <w:r w:rsidRPr="00566A9B">
        <w:rPr>
          <w:rFonts w:asciiTheme="majorHAnsi" w:hAnsiTheme="majorHAnsi" w:cstheme="majorHAnsi"/>
        </w:rPr>
        <w:t>Local Government Assessments:</w:t>
      </w:r>
      <w:r w:rsidR="00F83473" w:rsidRPr="00566A9B">
        <w:rPr>
          <w:rFonts w:asciiTheme="majorHAnsi" w:hAnsiTheme="majorHAnsi" w:cstheme="majorHAnsi"/>
        </w:rPr>
        <w:tab/>
      </w:r>
      <w:r w:rsidR="00F83473" w:rsidRPr="00566A9B">
        <w:rPr>
          <w:rFonts w:asciiTheme="majorHAnsi" w:hAnsiTheme="majorHAnsi" w:cstheme="majorHAnsi"/>
        </w:rPr>
        <w:tab/>
      </w:r>
      <w:r w:rsidR="00F83473" w:rsidRPr="00566A9B">
        <w:rPr>
          <w:rFonts w:asciiTheme="majorHAnsi" w:hAnsiTheme="majorHAnsi" w:cstheme="majorHAnsi"/>
        </w:rPr>
        <w:tab/>
      </w:r>
      <w:r w:rsidR="00F83473" w:rsidRPr="00566A9B">
        <w:rPr>
          <w:rFonts w:asciiTheme="majorHAnsi" w:hAnsiTheme="majorHAnsi" w:cstheme="majorHAnsi"/>
        </w:rPr>
        <w:tab/>
        <w:t>1</w:t>
      </w:r>
      <w:r w:rsidRPr="00566A9B">
        <w:rPr>
          <w:rFonts w:asciiTheme="majorHAnsi" w:hAnsiTheme="majorHAnsi" w:cstheme="majorHAnsi"/>
        </w:rPr>
        <w:t>0</w:t>
      </w:r>
      <w:r w:rsidR="00CE26C8" w:rsidRPr="00566A9B">
        <w:rPr>
          <w:rFonts w:asciiTheme="majorHAnsi" w:hAnsiTheme="majorHAnsi" w:cstheme="majorHAnsi"/>
        </w:rPr>
        <w:t>%</w:t>
      </w:r>
    </w:p>
    <w:p w14:paraId="3B305482" w14:textId="6AA5E5B1" w:rsidR="004773EF" w:rsidRPr="00566A9B" w:rsidRDefault="00F83473" w:rsidP="00DA40B2">
      <w:pPr>
        <w:pStyle w:val="CRtext12pt"/>
        <w:rPr>
          <w:rFonts w:asciiTheme="majorHAnsi" w:hAnsiTheme="majorHAnsi" w:cstheme="majorHAnsi"/>
        </w:rPr>
      </w:pPr>
      <w:r w:rsidRPr="00566A9B">
        <w:rPr>
          <w:rFonts w:asciiTheme="majorHAnsi" w:hAnsiTheme="majorHAnsi" w:cstheme="majorHAnsi"/>
        </w:rPr>
        <w:t xml:space="preserve">Final </w:t>
      </w:r>
      <w:r w:rsidR="005C468F" w:rsidRPr="00566A9B">
        <w:rPr>
          <w:rFonts w:asciiTheme="majorHAnsi" w:hAnsiTheme="majorHAnsi" w:cstheme="majorHAnsi"/>
        </w:rPr>
        <w:t>Project</w:t>
      </w:r>
      <w:r w:rsidR="0044038F" w:rsidRPr="00566A9B">
        <w:rPr>
          <w:rFonts w:asciiTheme="majorHAnsi" w:hAnsiTheme="majorHAnsi" w:cstheme="majorHAnsi"/>
        </w:rPr>
        <w:t>:</w:t>
      </w:r>
      <w:r w:rsidR="0044038F" w:rsidRPr="00566A9B">
        <w:rPr>
          <w:rFonts w:asciiTheme="majorHAnsi" w:hAnsiTheme="majorHAnsi" w:cstheme="majorHAnsi"/>
        </w:rPr>
        <w:tab/>
      </w:r>
      <w:r w:rsidR="005C468F" w:rsidRPr="00566A9B">
        <w:rPr>
          <w:rFonts w:asciiTheme="majorHAnsi" w:hAnsiTheme="majorHAnsi" w:cstheme="majorHAnsi"/>
        </w:rPr>
        <w:tab/>
      </w:r>
      <w:r w:rsidRPr="00566A9B">
        <w:rPr>
          <w:rFonts w:asciiTheme="majorHAnsi" w:hAnsiTheme="majorHAnsi" w:cstheme="majorHAnsi"/>
        </w:rPr>
        <w:tab/>
      </w:r>
      <w:r w:rsidRPr="00566A9B">
        <w:rPr>
          <w:rFonts w:asciiTheme="majorHAnsi" w:hAnsiTheme="majorHAnsi" w:cstheme="majorHAnsi"/>
        </w:rPr>
        <w:tab/>
      </w:r>
      <w:r w:rsidRPr="00566A9B">
        <w:rPr>
          <w:rFonts w:asciiTheme="majorHAnsi" w:hAnsiTheme="majorHAnsi" w:cstheme="majorHAnsi"/>
        </w:rPr>
        <w:tab/>
      </w:r>
      <w:r w:rsidRPr="00566A9B">
        <w:rPr>
          <w:rFonts w:asciiTheme="majorHAnsi" w:hAnsiTheme="majorHAnsi" w:cstheme="majorHAnsi"/>
        </w:rPr>
        <w:tab/>
      </w:r>
      <w:r w:rsidRPr="00566A9B">
        <w:rPr>
          <w:rFonts w:asciiTheme="majorHAnsi" w:hAnsiTheme="majorHAnsi" w:cstheme="majorHAnsi"/>
        </w:rPr>
        <w:tab/>
      </w:r>
      <w:r w:rsidR="005C468F" w:rsidRPr="00566A9B">
        <w:rPr>
          <w:rFonts w:asciiTheme="majorHAnsi" w:hAnsiTheme="majorHAnsi" w:cstheme="majorHAnsi"/>
        </w:rPr>
        <w:t>30</w:t>
      </w:r>
      <w:r w:rsidRPr="00566A9B">
        <w:rPr>
          <w:rFonts w:asciiTheme="majorHAnsi" w:hAnsiTheme="majorHAnsi" w:cstheme="majorHAnsi"/>
        </w:rPr>
        <w:t>%</w:t>
      </w:r>
    </w:p>
    <w:p w14:paraId="5C4FE2E2" w14:textId="77777777" w:rsidR="004773EF" w:rsidRPr="00566A9B" w:rsidRDefault="004773EF" w:rsidP="00F155AA">
      <w:pPr>
        <w:rPr>
          <w:rFonts w:asciiTheme="majorHAnsi" w:hAnsiTheme="majorHAnsi" w:cstheme="majorHAnsi"/>
        </w:rPr>
      </w:pPr>
    </w:p>
    <w:p w14:paraId="5F69B15C" w14:textId="77777777" w:rsidR="008915D7" w:rsidRDefault="00F155AA" w:rsidP="008915D7">
      <w:pPr>
        <w:jc w:val="center"/>
        <w:rPr>
          <w:rFonts w:asciiTheme="majorHAnsi" w:hAnsiTheme="majorHAnsi" w:cstheme="majorHAnsi"/>
          <w:b/>
          <w:bCs/>
        </w:rPr>
      </w:pPr>
      <w:r w:rsidRPr="00566A9B">
        <w:rPr>
          <w:rFonts w:asciiTheme="majorHAnsi" w:hAnsiTheme="majorHAnsi" w:cstheme="majorHAnsi"/>
          <w:b/>
          <w:bCs/>
        </w:rPr>
        <w:t>Description of Evaluation Components</w:t>
      </w:r>
      <w:r w:rsidR="008915D7">
        <w:rPr>
          <w:rFonts w:asciiTheme="majorHAnsi" w:hAnsiTheme="majorHAnsi" w:cstheme="majorHAnsi"/>
          <w:b/>
          <w:bCs/>
        </w:rPr>
        <w:t xml:space="preserve"> </w:t>
      </w:r>
    </w:p>
    <w:p w14:paraId="705A6012" w14:textId="49D9CA3C" w:rsidR="0044038F" w:rsidRDefault="008915D7" w:rsidP="008915D7">
      <w:pPr>
        <w:jc w:val="center"/>
        <w:rPr>
          <w:rFonts w:asciiTheme="majorHAnsi" w:hAnsiTheme="majorHAnsi" w:cstheme="majorHAnsi"/>
        </w:rPr>
      </w:pPr>
      <w:r>
        <w:rPr>
          <w:rFonts w:asciiTheme="majorHAnsi" w:hAnsiTheme="majorHAnsi" w:cstheme="majorHAnsi"/>
          <w:b/>
          <w:bCs/>
        </w:rPr>
        <w:t>(</w:t>
      </w:r>
      <w:proofErr w:type="gramStart"/>
      <w:r w:rsidRPr="00566A9B">
        <w:rPr>
          <w:rFonts w:asciiTheme="majorHAnsi" w:hAnsiTheme="majorHAnsi" w:cstheme="majorHAnsi"/>
        </w:rPr>
        <w:t>language</w:t>
      </w:r>
      <w:proofErr w:type="gramEnd"/>
      <w:r w:rsidRPr="00566A9B">
        <w:rPr>
          <w:rFonts w:asciiTheme="majorHAnsi" w:hAnsiTheme="majorHAnsi" w:cstheme="majorHAnsi"/>
        </w:rPr>
        <w:t xml:space="preserve"> </w:t>
      </w:r>
      <w:proofErr w:type="spellStart"/>
      <w:r w:rsidRPr="00566A9B">
        <w:rPr>
          <w:rFonts w:asciiTheme="majorHAnsi" w:hAnsiTheme="majorHAnsi" w:cstheme="majorHAnsi"/>
        </w:rPr>
        <w:t>adadpted</w:t>
      </w:r>
      <w:proofErr w:type="spellEnd"/>
      <w:r w:rsidRPr="00566A9B">
        <w:rPr>
          <w:rFonts w:asciiTheme="majorHAnsi" w:hAnsiTheme="majorHAnsi" w:cstheme="majorHAnsi"/>
        </w:rPr>
        <w:t xml:space="preserve"> from Professor Michael Seltzer’s previous iteration</w:t>
      </w:r>
      <w:r>
        <w:rPr>
          <w:rFonts w:asciiTheme="majorHAnsi" w:hAnsiTheme="majorHAnsi" w:cstheme="majorHAnsi"/>
        </w:rPr>
        <w:t>)</w:t>
      </w:r>
    </w:p>
    <w:p w14:paraId="4330495F" w14:textId="77777777" w:rsidR="008915D7" w:rsidRPr="008915D7" w:rsidRDefault="008915D7" w:rsidP="008915D7">
      <w:pPr>
        <w:pStyle w:val="CRtext12pt"/>
      </w:pPr>
    </w:p>
    <w:p w14:paraId="351718F0" w14:textId="494D4C95" w:rsidR="005C468F" w:rsidRDefault="005C468F" w:rsidP="0044038F">
      <w:pPr>
        <w:rPr>
          <w:rFonts w:asciiTheme="majorHAnsi" w:hAnsiTheme="majorHAnsi" w:cstheme="majorHAnsi"/>
        </w:rPr>
      </w:pPr>
      <w:r w:rsidRPr="00566A9B">
        <w:rPr>
          <w:rFonts w:asciiTheme="majorHAnsi" w:hAnsiTheme="majorHAnsi" w:cstheme="majorHAnsi"/>
          <w:b/>
          <w:bCs/>
        </w:rPr>
        <w:t>Participation and attendance:</w:t>
      </w:r>
      <w:r w:rsidRPr="00566A9B">
        <w:rPr>
          <w:rFonts w:asciiTheme="majorHAnsi" w:hAnsiTheme="majorHAnsi" w:cstheme="majorHAnsi"/>
        </w:rPr>
        <w:t xml:space="preserve"> Attendance (15%) and participation </w:t>
      </w:r>
      <w:r w:rsidR="00B6493F" w:rsidRPr="00566A9B">
        <w:rPr>
          <w:rFonts w:asciiTheme="majorHAnsi" w:hAnsiTheme="majorHAnsi" w:cstheme="majorHAnsi"/>
        </w:rPr>
        <w:t>(15%)</w:t>
      </w:r>
      <w:r w:rsidRPr="00566A9B">
        <w:rPr>
          <w:rFonts w:asciiTheme="majorHAnsi" w:hAnsiTheme="majorHAnsi" w:cstheme="majorHAnsi"/>
        </w:rPr>
        <w:t xml:space="preserve"> will each count as half of this segment of your grade. </w:t>
      </w:r>
      <w:r w:rsidR="0002223E">
        <w:rPr>
          <w:rFonts w:asciiTheme="majorHAnsi" w:hAnsiTheme="majorHAnsi" w:cstheme="majorHAnsi"/>
        </w:rPr>
        <w:t xml:space="preserve">Participation includes coming to class prepared and engaging with the class discussion in a meaningful way. </w:t>
      </w:r>
    </w:p>
    <w:p w14:paraId="357FC8D8" w14:textId="77777777" w:rsidR="0002223E" w:rsidRPr="0002223E" w:rsidRDefault="0002223E" w:rsidP="0002223E">
      <w:pPr>
        <w:pStyle w:val="CRtext12pt"/>
      </w:pPr>
    </w:p>
    <w:p w14:paraId="68B942BE" w14:textId="1E8B6FCF" w:rsidR="00B6493F" w:rsidRPr="00566A9B" w:rsidRDefault="005C468F" w:rsidP="0044038F">
      <w:pPr>
        <w:rPr>
          <w:rFonts w:asciiTheme="majorHAnsi" w:hAnsiTheme="majorHAnsi" w:cstheme="majorHAnsi"/>
        </w:rPr>
      </w:pPr>
      <w:r w:rsidRPr="00566A9B">
        <w:rPr>
          <w:rFonts w:asciiTheme="majorHAnsi" w:hAnsiTheme="majorHAnsi" w:cstheme="majorHAnsi"/>
          <w:b/>
          <w:bCs/>
        </w:rPr>
        <w:t>Weekly Discussion Posts:</w:t>
      </w:r>
      <w:r w:rsidR="00B6493F" w:rsidRPr="00566A9B">
        <w:rPr>
          <w:rFonts w:asciiTheme="majorHAnsi" w:hAnsiTheme="majorHAnsi" w:cstheme="majorHAnsi"/>
        </w:rPr>
        <w:t xml:space="preserve"> (Note: All written assignments must be in Microsoft Word in Times New Roman using 14-point font, and submitted on Discussion Board on Blackboard by the end of the day on </w:t>
      </w:r>
      <w:r w:rsidR="00732A68">
        <w:rPr>
          <w:rFonts w:asciiTheme="majorHAnsi" w:hAnsiTheme="majorHAnsi" w:cstheme="majorHAnsi"/>
        </w:rPr>
        <w:t>Sunday of</w:t>
      </w:r>
      <w:r w:rsidR="00B6493F" w:rsidRPr="00566A9B">
        <w:rPr>
          <w:rFonts w:asciiTheme="majorHAnsi" w:hAnsiTheme="majorHAnsi" w:cstheme="majorHAnsi"/>
        </w:rPr>
        <w:t xml:space="preserve"> each week)</w:t>
      </w:r>
    </w:p>
    <w:p w14:paraId="58A8B538" w14:textId="26D3476B" w:rsidR="00B6493F" w:rsidRPr="00566A9B" w:rsidRDefault="00B6493F" w:rsidP="0044038F">
      <w:pPr>
        <w:pStyle w:val="ListParagraph"/>
        <w:numPr>
          <w:ilvl w:val="0"/>
          <w:numId w:val="2"/>
        </w:numPr>
        <w:rPr>
          <w:rFonts w:asciiTheme="majorHAnsi" w:hAnsiTheme="majorHAnsi" w:cstheme="majorHAnsi"/>
        </w:rPr>
      </w:pPr>
      <w:r w:rsidRPr="00566A9B">
        <w:rPr>
          <w:rFonts w:asciiTheme="majorHAnsi" w:hAnsiTheme="majorHAnsi" w:cstheme="majorHAnsi"/>
        </w:rPr>
        <w:t xml:space="preserve">Students are required to write on </w:t>
      </w:r>
      <w:proofErr w:type="gramStart"/>
      <w:r w:rsidRPr="00566A9B">
        <w:rPr>
          <w:rFonts w:asciiTheme="majorHAnsi" w:hAnsiTheme="majorHAnsi" w:cstheme="majorHAnsi"/>
        </w:rPr>
        <w:t>Discussion</w:t>
      </w:r>
      <w:proofErr w:type="gramEnd"/>
      <w:r w:rsidRPr="00566A9B">
        <w:rPr>
          <w:rFonts w:asciiTheme="majorHAnsi" w:hAnsiTheme="majorHAnsi" w:cstheme="majorHAnsi"/>
        </w:rPr>
        <w:t xml:space="preserve"> Board a weekly short essay about one or more of the assigned readings or videos for that week or a related reading of your own choice. The essay topic should reflect one of the main points of a reading(s) or a key overarching question that the reading(s) raised in your mind. The essay should be no less than 250 words in length and posted no later than the end of the day on Friday of that week. The best student comments do one or more of the following:</w:t>
      </w:r>
    </w:p>
    <w:p w14:paraId="5B3D1283" w14:textId="77777777" w:rsidR="00B6493F" w:rsidRPr="00566A9B" w:rsidRDefault="00B6493F" w:rsidP="0044038F">
      <w:pPr>
        <w:pStyle w:val="ListParagraph"/>
        <w:numPr>
          <w:ilvl w:val="1"/>
          <w:numId w:val="2"/>
        </w:numPr>
        <w:rPr>
          <w:rFonts w:asciiTheme="majorHAnsi" w:hAnsiTheme="majorHAnsi" w:cstheme="majorHAnsi"/>
        </w:rPr>
      </w:pPr>
      <w:r w:rsidRPr="00566A9B">
        <w:rPr>
          <w:rFonts w:asciiTheme="majorHAnsi" w:hAnsiTheme="majorHAnsi" w:cstheme="majorHAnsi"/>
        </w:rPr>
        <w:t>Clearly define concepts from the readings.</w:t>
      </w:r>
    </w:p>
    <w:p w14:paraId="50FC1E61" w14:textId="77777777" w:rsidR="00B6493F" w:rsidRPr="00566A9B" w:rsidRDefault="00B6493F" w:rsidP="0044038F">
      <w:pPr>
        <w:pStyle w:val="ListParagraph"/>
        <w:numPr>
          <w:ilvl w:val="1"/>
          <w:numId w:val="2"/>
        </w:numPr>
        <w:rPr>
          <w:rFonts w:asciiTheme="majorHAnsi" w:hAnsiTheme="majorHAnsi" w:cstheme="majorHAnsi"/>
        </w:rPr>
      </w:pPr>
      <w:r w:rsidRPr="00566A9B">
        <w:rPr>
          <w:rFonts w:asciiTheme="majorHAnsi" w:hAnsiTheme="majorHAnsi" w:cstheme="majorHAnsi"/>
        </w:rPr>
        <w:t>Provide clear examples of concepts or theories from the readings.</w:t>
      </w:r>
    </w:p>
    <w:p w14:paraId="73265391" w14:textId="77777777" w:rsidR="00B6493F" w:rsidRPr="00566A9B" w:rsidRDefault="00B6493F" w:rsidP="0044038F">
      <w:pPr>
        <w:pStyle w:val="ListParagraph"/>
        <w:numPr>
          <w:ilvl w:val="1"/>
          <w:numId w:val="2"/>
        </w:numPr>
        <w:rPr>
          <w:rFonts w:asciiTheme="majorHAnsi" w:hAnsiTheme="majorHAnsi" w:cstheme="majorHAnsi"/>
        </w:rPr>
      </w:pPr>
      <w:r w:rsidRPr="00566A9B">
        <w:rPr>
          <w:rFonts w:asciiTheme="majorHAnsi" w:hAnsiTheme="majorHAnsi" w:cstheme="majorHAnsi"/>
        </w:rPr>
        <w:t xml:space="preserve">Connect readings from various parts of the semester. </w:t>
      </w:r>
    </w:p>
    <w:p w14:paraId="2060C3D6" w14:textId="77777777" w:rsidR="00B6493F" w:rsidRPr="00566A9B" w:rsidRDefault="00B6493F" w:rsidP="0044038F">
      <w:pPr>
        <w:pStyle w:val="ListParagraph"/>
        <w:numPr>
          <w:ilvl w:val="1"/>
          <w:numId w:val="2"/>
        </w:numPr>
        <w:rPr>
          <w:rFonts w:asciiTheme="majorHAnsi" w:hAnsiTheme="majorHAnsi" w:cstheme="majorHAnsi"/>
        </w:rPr>
      </w:pPr>
      <w:r w:rsidRPr="00566A9B">
        <w:rPr>
          <w:rFonts w:asciiTheme="majorHAnsi" w:hAnsiTheme="majorHAnsi" w:cstheme="majorHAnsi"/>
        </w:rPr>
        <w:t xml:space="preserve">Connect readings to personal experiences in a thoughtful way meant to engage a deeper understanding of the issues.  </w:t>
      </w:r>
    </w:p>
    <w:p w14:paraId="3B459A6C" w14:textId="77777777" w:rsidR="00B6493F" w:rsidRPr="00566A9B" w:rsidRDefault="00B6493F" w:rsidP="0044038F">
      <w:pPr>
        <w:pStyle w:val="ListParagraph"/>
        <w:numPr>
          <w:ilvl w:val="1"/>
          <w:numId w:val="2"/>
        </w:numPr>
        <w:rPr>
          <w:rFonts w:asciiTheme="majorHAnsi" w:hAnsiTheme="majorHAnsi" w:cstheme="majorHAnsi"/>
        </w:rPr>
      </w:pPr>
      <w:r w:rsidRPr="00566A9B">
        <w:rPr>
          <w:rFonts w:asciiTheme="majorHAnsi" w:hAnsiTheme="majorHAnsi" w:cstheme="majorHAnsi"/>
        </w:rPr>
        <w:lastRenderedPageBreak/>
        <w:t xml:space="preserve">Demonstrate that the student has read articles in their entirety. Students who fail to do this often mischaracterize the reading or miss an important contradiction addressed in part of the reading or film. </w:t>
      </w:r>
    </w:p>
    <w:p w14:paraId="7841E51E" w14:textId="77777777" w:rsidR="00B6493F" w:rsidRPr="00566A9B" w:rsidRDefault="00B6493F" w:rsidP="0044038F">
      <w:pPr>
        <w:pStyle w:val="ListParagraph"/>
        <w:numPr>
          <w:ilvl w:val="1"/>
          <w:numId w:val="2"/>
        </w:numPr>
        <w:rPr>
          <w:rFonts w:asciiTheme="majorHAnsi" w:hAnsiTheme="majorHAnsi" w:cstheme="majorHAnsi"/>
        </w:rPr>
      </w:pPr>
      <w:r w:rsidRPr="00566A9B">
        <w:rPr>
          <w:rFonts w:asciiTheme="majorHAnsi" w:hAnsiTheme="majorHAnsi" w:cstheme="majorHAnsi"/>
        </w:rPr>
        <w:t>Show that students tried to understand the author’s arguments in their entirety.  Sometimes students read too quickly, and mistake points the author is making with those he, she, or they are criticizing.</w:t>
      </w:r>
    </w:p>
    <w:p w14:paraId="6C2BCC9D" w14:textId="12FF9F78" w:rsidR="00B6493F" w:rsidRPr="00566A9B" w:rsidRDefault="00B6493F" w:rsidP="0044038F">
      <w:pPr>
        <w:pStyle w:val="ListParagraph"/>
        <w:numPr>
          <w:ilvl w:val="0"/>
          <w:numId w:val="2"/>
        </w:numPr>
        <w:rPr>
          <w:rFonts w:asciiTheme="majorHAnsi" w:hAnsiTheme="majorHAnsi" w:cstheme="majorHAnsi"/>
        </w:rPr>
      </w:pPr>
      <w:r w:rsidRPr="00566A9B">
        <w:rPr>
          <w:rFonts w:asciiTheme="majorHAnsi" w:hAnsiTheme="majorHAnsi" w:cstheme="majorHAnsi"/>
        </w:rPr>
        <w:t>Essay Framing Questions:</w:t>
      </w:r>
    </w:p>
    <w:p w14:paraId="207D3C8C" w14:textId="340BD984" w:rsidR="00B6493F" w:rsidRPr="00566A9B" w:rsidRDefault="00B6493F" w:rsidP="0044038F">
      <w:pPr>
        <w:pStyle w:val="ListParagraph"/>
        <w:numPr>
          <w:ilvl w:val="1"/>
          <w:numId w:val="2"/>
        </w:numPr>
        <w:rPr>
          <w:rFonts w:asciiTheme="majorHAnsi" w:hAnsiTheme="majorHAnsi" w:cstheme="majorHAnsi"/>
        </w:rPr>
      </w:pPr>
      <w:r w:rsidRPr="00566A9B">
        <w:rPr>
          <w:rFonts w:asciiTheme="majorHAnsi" w:hAnsiTheme="majorHAnsi" w:cstheme="majorHAnsi"/>
        </w:rPr>
        <w:t>What did you discover and/or understand from the readings and videos pertaining to the topic of the week?</w:t>
      </w:r>
    </w:p>
    <w:p w14:paraId="45A45A05" w14:textId="726E9293" w:rsidR="00B6493F" w:rsidRPr="00566A9B" w:rsidRDefault="00B6493F" w:rsidP="0044038F">
      <w:pPr>
        <w:pStyle w:val="ListParagraph"/>
        <w:numPr>
          <w:ilvl w:val="1"/>
          <w:numId w:val="2"/>
        </w:numPr>
        <w:rPr>
          <w:rFonts w:asciiTheme="majorHAnsi" w:hAnsiTheme="majorHAnsi" w:cstheme="majorHAnsi"/>
        </w:rPr>
      </w:pPr>
      <w:r w:rsidRPr="00566A9B">
        <w:rPr>
          <w:rFonts w:asciiTheme="majorHAnsi" w:hAnsiTheme="majorHAnsi" w:cstheme="majorHAnsi"/>
        </w:rPr>
        <w:t xml:space="preserve">What </w:t>
      </w:r>
      <w:proofErr w:type="gramStart"/>
      <w:r w:rsidRPr="00566A9B">
        <w:rPr>
          <w:rFonts w:asciiTheme="majorHAnsi" w:hAnsiTheme="majorHAnsi" w:cstheme="majorHAnsi"/>
        </w:rPr>
        <w:t>particular issue</w:t>
      </w:r>
      <w:proofErr w:type="gramEnd"/>
      <w:r w:rsidRPr="00566A9B">
        <w:rPr>
          <w:rFonts w:asciiTheme="majorHAnsi" w:hAnsiTheme="majorHAnsi" w:cstheme="majorHAnsi"/>
        </w:rPr>
        <w:t xml:space="preserve"> that contributes to inequality did the piece focus on?</w:t>
      </w:r>
    </w:p>
    <w:p w14:paraId="4067B20E" w14:textId="43204D96" w:rsidR="00B6493F" w:rsidRPr="00566A9B" w:rsidRDefault="00B6493F" w:rsidP="0044038F">
      <w:pPr>
        <w:pStyle w:val="ListParagraph"/>
        <w:numPr>
          <w:ilvl w:val="1"/>
          <w:numId w:val="2"/>
        </w:numPr>
        <w:rPr>
          <w:rFonts w:asciiTheme="majorHAnsi" w:hAnsiTheme="majorHAnsi" w:cstheme="majorHAnsi"/>
        </w:rPr>
      </w:pPr>
      <w:r w:rsidRPr="00566A9B">
        <w:rPr>
          <w:rFonts w:asciiTheme="majorHAnsi" w:hAnsiTheme="majorHAnsi" w:cstheme="majorHAnsi"/>
        </w:rPr>
        <w:t xml:space="preserve">Which strategies did the organization employ to effect change? (See </w:t>
      </w:r>
      <w:r w:rsidR="0002223E">
        <w:rPr>
          <w:rFonts w:asciiTheme="majorHAnsi" w:hAnsiTheme="majorHAnsi" w:cstheme="majorHAnsi"/>
        </w:rPr>
        <w:t>below for strategy example</w:t>
      </w:r>
      <w:r w:rsidRPr="00566A9B">
        <w:rPr>
          <w:rFonts w:asciiTheme="majorHAnsi" w:hAnsiTheme="majorHAnsi" w:cstheme="majorHAnsi"/>
        </w:rPr>
        <w:t xml:space="preserve">). </w:t>
      </w:r>
    </w:p>
    <w:p w14:paraId="52246D74" w14:textId="71D4849D" w:rsidR="005C468F" w:rsidRPr="00566A9B" w:rsidRDefault="00B6493F" w:rsidP="0044038F">
      <w:pPr>
        <w:pStyle w:val="ListParagraph"/>
        <w:numPr>
          <w:ilvl w:val="1"/>
          <w:numId w:val="2"/>
        </w:numPr>
        <w:rPr>
          <w:rFonts w:asciiTheme="majorHAnsi" w:hAnsiTheme="majorHAnsi" w:cstheme="majorHAnsi"/>
        </w:rPr>
      </w:pPr>
      <w:r w:rsidRPr="00566A9B">
        <w:rPr>
          <w:rFonts w:asciiTheme="majorHAnsi" w:hAnsiTheme="majorHAnsi" w:cstheme="majorHAnsi"/>
        </w:rPr>
        <w:t>Are there other examples that you can draw on from your own professional lives?</w:t>
      </w:r>
    </w:p>
    <w:p w14:paraId="5A87D2CE" w14:textId="0248E2B6" w:rsidR="005C468F" w:rsidRDefault="005C468F" w:rsidP="0044038F">
      <w:pPr>
        <w:rPr>
          <w:rFonts w:asciiTheme="majorHAnsi" w:hAnsiTheme="majorHAnsi" w:cstheme="majorHAnsi"/>
        </w:rPr>
      </w:pPr>
      <w:r w:rsidRPr="00566A9B">
        <w:rPr>
          <w:rFonts w:asciiTheme="majorHAnsi" w:hAnsiTheme="majorHAnsi" w:cstheme="majorHAnsi"/>
          <w:b/>
          <w:bCs/>
        </w:rPr>
        <w:t>Local Government Assessments</w:t>
      </w:r>
      <w:r w:rsidRPr="00566A9B">
        <w:rPr>
          <w:rFonts w:asciiTheme="majorHAnsi" w:hAnsiTheme="majorHAnsi" w:cstheme="majorHAnsi"/>
        </w:rPr>
        <w:t>:</w:t>
      </w:r>
      <w:r w:rsidR="00B6493F" w:rsidRPr="00566A9B">
        <w:rPr>
          <w:rFonts w:asciiTheme="majorHAnsi" w:hAnsiTheme="majorHAnsi" w:cstheme="majorHAnsi"/>
        </w:rPr>
        <w:t xml:space="preserve"> These assessments require you to attend two government meetings, one local and one non-</w:t>
      </w:r>
      <w:proofErr w:type="gramStart"/>
      <w:r w:rsidR="00B6493F" w:rsidRPr="00566A9B">
        <w:rPr>
          <w:rFonts w:asciiTheme="majorHAnsi" w:hAnsiTheme="majorHAnsi" w:cstheme="majorHAnsi"/>
        </w:rPr>
        <w:t>local</w:t>
      </w:r>
      <w:proofErr w:type="gramEnd"/>
      <w:r w:rsidR="00B6493F" w:rsidRPr="00566A9B">
        <w:rPr>
          <w:rFonts w:asciiTheme="majorHAnsi" w:hAnsiTheme="majorHAnsi" w:cstheme="majorHAnsi"/>
        </w:rPr>
        <w:t xml:space="preserve"> </w:t>
      </w:r>
      <w:r w:rsidR="0044038F" w:rsidRPr="00566A9B">
        <w:rPr>
          <w:rFonts w:asciiTheme="majorHAnsi" w:hAnsiTheme="majorHAnsi" w:cstheme="majorHAnsi"/>
        </w:rPr>
        <w:t xml:space="preserve">to access public engagement effectiveness using a tool developed by the California Institute for Local Government. This assignment can be completed by filling out a google form and/or submitting a word/pdf version. </w:t>
      </w:r>
    </w:p>
    <w:p w14:paraId="412E043C" w14:textId="77777777" w:rsidR="0002223E" w:rsidRPr="0002223E" w:rsidRDefault="0002223E" w:rsidP="0002223E">
      <w:pPr>
        <w:pStyle w:val="CRtext12pt"/>
      </w:pPr>
    </w:p>
    <w:p w14:paraId="2E454C53" w14:textId="77777777" w:rsidR="007F3B06" w:rsidRPr="00566A9B" w:rsidRDefault="005C468F" w:rsidP="0044038F">
      <w:pPr>
        <w:rPr>
          <w:rFonts w:asciiTheme="majorHAnsi" w:hAnsiTheme="majorHAnsi" w:cstheme="majorHAnsi"/>
        </w:rPr>
      </w:pPr>
      <w:r w:rsidRPr="00566A9B">
        <w:rPr>
          <w:rFonts w:asciiTheme="majorHAnsi" w:hAnsiTheme="majorHAnsi" w:cstheme="majorHAnsi"/>
          <w:b/>
          <w:bCs/>
        </w:rPr>
        <w:t>Final Project</w:t>
      </w:r>
      <w:r w:rsidR="0044038F" w:rsidRPr="00566A9B">
        <w:rPr>
          <w:rFonts w:asciiTheme="majorHAnsi" w:hAnsiTheme="majorHAnsi" w:cstheme="majorHAnsi"/>
          <w:b/>
          <w:bCs/>
        </w:rPr>
        <w:t>:</w:t>
      </w:r>
      <w:r w:rsidR="0044038F" w:rsidRPr="00566A9B">
        <w:rPr>
          <w:rFonts w:asciiTheme="majorHAnsi" w:hAnsiTheme="majorHAnsi" w:cstheme="majorHAnsi"/>
        </w:rPr>
        <w:t xml:space="preserve"> </w:t>
      </w:r>
      <w:r w:rsidRPr="00566A9B">
        <w:rPr>
          <w:rFonts w:asciiTheme="majorHAnsi" w:hAnsiTheme="majorHAnsi" w:cstheme="majorHAnsi"/>
        </w:rPr>
        <w:tab/>
      </w:r>
      <w:r w:rsidR="0044038F" w:rsidRPr="00566A9B">
        <w:rPr>
          <w:rFonts w:asciiTheme="majorHAnsi" w:hAnsiTheme="majorHAnsi" w:cstheme="majorHAnsi"/>
        </w:rPr>
        <w:t>Some weeks we will take class time to work on these for you to ask questions of me and your classmates.</w:t>
      </w:r>
      <w:r w:rsidR="007F3B06" w:rsidRPr="00566A9B">
        <w:rPr>
          <w:rFonts w:asciiTheme="majorHAnsi" w:hAnsiTheme="majorHAnsi" w:cstheme="majorHAnsi"/>
        </w:rPr>
        <w:t xml:space="preserve"> You have two options to choose from: </w:t>
      </w:r>
    </w:p>
    <w:p w14:paraId="071ABBE4" w14:textId="533940D1" w:rsidR="007F3B06" w:rsidRPr="007F3B06" w:rsidRDefault="007F3B06" w:rsidP="007F3B06">
      <w:pPr>
        <w:numPr>
          <w:ilvl w:val="0"/>
          <w:numId w:val="16"/>
        </w:numPr>
        <w:rPr>
          <w:rFonts w:asciiTheme="majorHAnsi" w:hAnsiTheme="majorHAnsi" w:cstheme="majorHAnsi"/>
        </w:rPr>
      </w:pPr>
      <w:r w:rsidRPr="007F3B06">
        <w:rPr>
          <w:rFonts w:asciiTheme="majorHAnsi" w:hAnsiTheme="majorHAnsi" w:cstheme="majorHAnsi"/>
          <w:u w:val="single"/>
        </w:rPr>
        <w:t>Policy Brief Portfolio</w:t>
      </w:r>
      <w:r w:rsidRPr="007F3B06">
        <w:rPr>
          <w:rFonts w:asciiTheme="majorHAnsi" w:hAnsiTheme="majorHAnsi" w:cstheme="majorHAnsi"/>
        </w:rPr>
        <w:t xml:space="preserve"> (longer instructions on course site): Over the course of the </w:t>
      </w:r>
      <w:proofErr w:type="gramStart"/>
      <w:r w:rsidRPr="007F3B06">
        <w:rPr>
          <w:rFonts w:asciiTheme="majorHAnsi" w:hAnsiTheme="majorHAnsi" w:cstheme="majorHAnsi"/>
        </w:rPr>
        <w:t>semester</w:t>
      </w:r>
      <w:proofErr w:type="gramEnd"/>
      <w:r w:rsidRPr="007F3B06">
        <w:rPr>
          <w:rFonts w:asciiTheme="majorHAnsi" w:hAnsiTheme="majorHAnsi" w:cstheme="majorHAnsi"/>
        </w:rPr>
        <w:t xml:space="preserve"> you will work toward becoming an expert on a very small slice of public policy. The objective of this assignment is for you to teach yourself (and others) more about a social, political, or economic problem that you want to know more about as well as potential policy solutions to that problem. Given that race has been important fulcrum around which policy, institutions, interpersonal interactions, and discourse in the U.S. has been arranged, your portfolio of fact sheets should reflect an awareness of that notion. (If you disagree, you can address that instead.) The only constraint is that you should consider the intersection/interaction of race and policy, and you should present realistic, practical policy solutions. There are 6 parts </w:t>
      </w:r>
      <w:proofErr w:type="gramStart"/>
      <w:r w:rsidRPr="007F3B06">
        <w:rPr>
          <w:rFonts w:asciiTheme="majorHAnsi" w:hAnsiTheme="majorHAnsi" w:cstheme="majorHAnsi"/>
        </w:rPr>
        <w:t>in</w:t>
      </w:r>
      <w:proofErr w:type="gramEnd"/>
      <w:r w:rsidRPr="007F3B06">
        <w:rPr>
          <w:rFonts w:asciiTheme="majorHAnsi" w:hAnsiTheme="majorHAnsi" w:cstheme="majorHAnsi"/>
        </w:rPr>
        <w:t xml:space="preserve"> this assignment, and you </w:t>
      </w:r>
      <w:r w:rsidRPr="00566A9B">
        <w:rPr>
          <w:rFonts w:asciiTheme="majorHAnsi" w:hAnsiTheme="majorHAnsi" w:cstheme="majorHAnsi"/>
        </w:rPr>
        <w:t>can</w:t>
      </w:r>
      <w:r w:rsidRPr="007F3B06">
        <w:rPr>
          <w:rFonts w:asciiTheme="majorHAnsi" w:hAnsiTheme="majorHAnsi" w:cstheme="majorHAnsi"/>
        </w:rPr>
        <w:t xml:space="preserve"> work</w:t>
      </w:r>
      <w:r w:rsidRPr="00566A9B">
        <w:rPr>
          <w:rFonts w:asciiTheme="majorHAnsi" w:hAnsiTheme="majorHAnsi" w:cstheme="majorHAnsi"/>
        </w:rPr>
        <w:t xml:space="preserve"> </w:t>
      </w:r>
      <w:r w:rsidRPr="007F3B06">
        <w:rPr>
          <w:rFonts w:asciiTheme="majorHAnsi" w:hAnsiTheme="majorHAnsi" w:cstheme="majorHAnsi"/>
        </w:rPr>
        <w:t xml:space="preserve">in </w:t>
      </w:r>
      <w:r w:rsidRPr="00566A9B">
        <w:rPr>
          <w:rFonts w:asciiTheme="majorHAnsi" w:hAnsiTheme="majorHAnsi" w:cstheme="majorHAnsi"/>
        </w:rPr>
        <w:t xml:space="preserve">a </w:t>
      </w:r>
      <w:r w:rsidRPr="007F3B06">
        <w:rPr>
          <w:rFonts w:asciiTheme="majorHAnsi" w:hAnsiTheme="majorHAnsi" w:cstheme="majorHAnsi"/>
        </w:rPr>
        <w:t>group</w:t>
      </w:r>
      <w:r w:rsidRPr="00566A9B">
        <w:rPr>
          <w:rFonts w:asciiTheme="majorHAnsi" w:hAnsiTheme="majorHAnsi" w:cstheme="majorHAnsi"/>
        </w:rPr>
        <w:t xml:space="preserve"> of 2-3 people</w:t>
      </w:r>
      <w:r w:rsidRPr="007F3B06">
        <w:rPr>
          <w:rFonts w:asciiTheme="majorHAnsi" w:hAnsiTheme="majorHAnsi" w:cstheme="majorHAnsi"/>
        </w:rPr>
        <w:t xml:space="preserve">. </w:t>
      </w:r>
      <w:r w:rsidRPr="00566A9B">
        <w:rPr>
          <w:rFonts w:asciiTheme="majorHAnsi" w:hAnsiTheme="majorHAnsi" w:cstheme="majorHAnsi"/>
        </w:rPr>
        <w:t>My</w:t>
      </w:r>
      <w:r w:rsidRPr="007F3B06">
        <w:rPr>
          <w:rFonts w:asciiTheme="majorHAnsi" w:hAnsiTheme="majorHAnsi" w:cstheme="majorHAnsi"/>
        </w:rPr>
        <w:t xml:space="preserve"> hope is that you will be able to scaffold your knowledge over the course of the semester and to produce a set of fact sheets that you’d be willing to send to your state house or Congressional representative.  Toward the end of the semester, you will share a </w:t>
      </w:r>
      <w:proofErr w:type="gramStart"/>
      <w:r w:rsidRPr="007F3B06">
        <w:rPr>
          <w:rFonts w:asciiTheme="majorHAnsi" w:hAnsiTheme="majorHAnsi" w:cstheme="majorHAnsi"/>
        </w:rPr>
        <w:t>7-10 minute</w:t>
      </w:r>
      <w:proofErr w:type="gramEnd"/>
      <w:r w:rsidRPr="007F3B06">
        <w:rPr>
          <w:rFonts w:asciiTheme="majorHAnsi" w:hAnsiTheme="majorHAnsi" w:cstheme="majorHAnsi"/>
        </w:rPr>
        <w:t xml:space="preserve"> presentation to the class. You will be evaluated on the clarity of your own presentation as well as your active participation in the Q&amp;A portions of your classmates’ presentations. Examples here: </w:t>
      </w:r>
      <w:hyperlink r:id="rId10" w:history="1">
        <w:r w:rsidRPr="007F3B06">
          <w:rPr>
            <w:rStyle w:val="Hyperlink"/>
            <w:rFonts w:asciiTheme="majorHAnsi" w:hAnsiTheme="majorHAnsi" w:cstheme="majorHAnsi"/>
            <w:color w:val="auto"/>
          </w:rPr>
          <w:t>http://www.rebeccakreitzer.com/briefs/</w:t>
        </w:r>
      </w:hyperlink>
      <w:r w:rsidRPr="00566A9B">
        <w:rPr>
          <w:rFonts w:asciiTheme="majorHAnsi" w:hAnsiTheme="majorHAnsi" w:cstheme="majorHAnsi"/>
        </w:rPr>
        <w:t xml:space="preserve"> </w:t>
      </w:r>
    </w:p>
    <w:p w14:paraId="27A6CD3B" w14:textId="36D0297D" w:rsidR="007F3B06" w:rsidRPr="007F3B06" w:rsidRDefault="007F3B06" w:rsidP="007F3B06">
      <w:pPr>
        <w:numPr>
          <w:ilvl w:val="0"/>
          <w:numId w:val="16"/>
        </w:numPr>
        <w:rPr>
          <w:rFonts w:asciiTheme="majorHAnsi" w:hAnsiTheme="majorHAnsi" w:cstheme="majorHAnsi"/>
        </w:rPr>
      </w:pPr>
      <w:r w:rsidRPr="007F3B06">
        <w:rPr>
          <w:rFonts w:asciiTheme="majorHAnsi" w:hAnsiTheme="majorHAnsi" w:cstheme="majorHAnsi"/>
          <w:u w:val="single"/>
        </w:rPr>
        <w:t>Organizational Assessment:</w:t>
      </w:r>
      <w:r w:rsidRPr="007F3B06">
        <w:rPr>
          <w:rFonts w:asciiTheme="majorHAnsi" w:hAnsiTheme="majorHAnsi" w:cstheme="majorHAnsi"/>
        </w:rPr>
        <w:t xml:space="preserve"> </w:t>
      </w:r>
      <w:r w:rsidRPr="00566A9B">
        <w:rPr>
          <w:rFonts w:asciiTheme="majorHAnsi" w:hAnsiTheme="majorHAnsi" w:cstheme="majorHAnsi"/>
        </w:rPr>
        <w:t>You can also choose</w:t>
      </w:r>
      <w:r w:rsidRPr="007F3B06">
        <w:rPr>
          <w:rFonts w:asciiTheme="majorHAnsi" w:hAnsiTheme="majorHAnsi" w:cstheme="majorHAnsi"/>
        </w:rPr>
        <w:t xml:space="preserve"> to write an essay on a nonprofit organization, university or government entity that is crafting policy and strategy solutions to address racism within their organizations and externally.</w:t>
      </w:r>
      <w:r w:rsidR="0002223E">
        <w:rPr>
          <w:rFonts w:asciiTheme="majorHAnsi" w:hAnsiTheme="majorHAnsi" w:cstheme="majorHAnsi"/>
        </w:rPr>
        <w:t xml:space="preserve"> This can be completed in a group of 2-3. </w:t>
      </w:r>
    </w:p>
    <w:p w14:paraId="451C1B23" w14:textId="77777777" w:rsidR="007F3B06" w:rsidRPr="007F3B06" w:rsidRDefault="007F3B06" w:rsidP="007F3B06">
      <w:pPr>
        <w:numPr>
          <w:ilvl w:val="1"/>
          <w:numId w:val="16"/>
        </w:numPr>
        <w:rPr>
          <w:rFonts w:asciiTheme="majorHAnsi" w:hAnsiTheme="majorHAnsi" w:cstheme="majorHAnsi"/>
        </w:rPr>
      </w:pPr>
      <w:r w:rsidRPr="007F3B06">
        <w:rPr>
          <w:rFonts w:asciiTheme="majorHAnsi" w:hAnsiTheme="majorHAnsi" w:cstheme="majorHAnsi"/>
        </w:rPr>
        <w:t xml:space="preserve">Choose an organization as the subject of your inquiry (preference for one you are affiliated with). </w:t>
      </w:r>
    </w:p>
    <w:p w14:paraId="6249EB39" w14:textId="33CB33CE" w:rsidR="007F3B06" w:rsidRPr="007F3B06" w:rsidRDefault="007F3B06" w:rsidP="007F3B06">
      <w:pPr>
        <w:numPr>
          <w:ilvl w:val="1"/>
          <w:numId w:val="16"/>
        </w:numPr>
        <w:rPr>
          <w:rFonts w:asciiTheme="majorHAnsi" w:hAnsiTheme="majorHAnsi" w:cstheme="majorHAnsi"/>
        </w:rPr>
      </w:pPr>
      <w:r w:rsidRPr="007F3B06">
        <w:rPr>
          <w:rFonts w:asciiTheme="majorHAnsi" w:hAnsiTheme="majorHAnsi" w:cstheme="majorHAnsi"/>
        </w:rPr>
        <w:t>Describe the race equity or</w:t>
      </w:r>
      <w:r w:rsidRPr="00566A9B">
        <w:rPr>
          <w:rFonts w:asciiTheme="majorHAnsi" w:hAnsiTheme="majorHAnsi" w:cstheme="majorHAnsi"/>
        </w:rPr>
        <w:t xml:space="preserve"> inequality </w:t>
      </w:r>
      <w:r w:rsidRPr="007F3B06">
        <w:rPr>
          <w:rFonts w:asciiTheme="majorHAnsi" w:hAnsiTheme="majorHAnsi" w:cstheme="majorHAnsi"/>
        </w:rPr>
        <w:t xml:space="preserve">issue that the organization of your choice is focusing on. </w:t>
      </w:r>
    </w:p>
    <w:p w14:paraId="48D1DDEC" w14:textId="77777777" w:rsidR="007F3B06" w:rsidRPr="007F3B06" w:rsidRDefault="007F3B06" w:rsidP="007F3B06">
      <w:pPr>
        <w:numPr>
          <w:ilvl w:val="1"/>
          <w:numId w:val="16"/>
        </w:numPr>
        <w:rPr>
          <w:rFonts w:asciiTheme="majorHAnsi" w:hAnsiTheme="majorHAnsi" w:cstheme="majorHAnsi"/>
        </w:rPr>
      </w:pPr>
      <w:r w:rsidRPr="007F3B06">
        <w:rPr>
          <w:rFonts w:asciiTheme="majorHAnsi" w:hAnsiTheme="majorHAnsi" w:cstheme="majorHAnsi"/>
        </w:rPr>
        <w:t>Identify the strategies that it is currently employing to address it.</w:t>
      </w:r>
    </w:p>
    <w:p w14:paraId="363B7602" w14:textId="77777777" w:rsidR="007F3B06" w:rsidRPr="007F3B06" w:rsidRDefault="007F3B06" w:rsidP="007F3B06">
      <w:pPr>
        <w:numPr>
          <w:ilvl w:val="1"/>
          <w:numId w:val="16"/>
        </w:numPr>
        <w:rPr>
          <w:rFonts w:asciiTheme="majorHAnsi" w:hAnsiTheme="majorHAnsi" w:cstheme="majorHAnsi"/>
        </w:rPr>
      </w:pPr>
      <w:r w:rsidRPr="007F3B06">
        <w:rPr>
          <w:rFonts w:asciiTheme="majorHAnsi" w:hAnsiTheme="majorHAnsi" w:cstheme="majorHAnsi"/>
        </w:rPr>
        <w:t xml:space="preserve">Answer the related checklist of questions from Assessing Organizational Racism </w:t>
      </w:r>
    </w:p>
    <w:p w14:paraId="222B0B50" w14:textId="77777777" w:rsidR="007F3B06" w:rsidRPr="007F3B06" w:rsidRDefault="007F3B06" w:rsidP="007F3B06">
      <w:pPr>
        <w:numPr>
          <w:ilvl w:val="1"/>
          <w:numId w:val="16"/>
        </w:numPr>
        <w:rPr>
          <w:rFonts w:asciiTheme="majorHAnsi" w:hAnsiTheme="majorHAnsi" w:cstheme="majorHAnsi"/>
        </w:rPr>
      </w:pPr>
      <w:r w:rsidRPr="007F3B06">
        <w:rPr>
          <w:rFonts w:asciiTheme="majorHAnsi" w:hAnsiTheme="majorHAnsi" w:cstheme="majorHAnsi"/>
        </w:rPr>
        <w:lastRenderedPageBreak/>
        <w:t xml:space="preserve">Make a set of evidence-based recommendations on what other strategies the organization might consider employing. </w:t>
      </w:r>
    </w:p>
    <w:p w14:paraId="685DB4B5" w14:textId="77777777" w:rsidR="007F3B06" w:rsidRPr="007F3B06" w:rsidRDefault="007F3B06" w:rsidP="007F3B06">
      <w:pPr>
        <w:numPr>
          <w:ilvl w:val="1"/>
          <w:numId w:val="16"/>
        </w:numPr>
        <w:rPr>
          <w:rFonts w:asciiTheme="majorHAnsi" w:hAnsiTheme="majorHAnsi" w:cstheme="majorHAnsi"/>
        </w:rPr>
      </w:pPr>
      <w:r w:rsidRPr="007F3B06">
        <w:rPr>
          <w:rFonts w:asciiTheme="majorHAnsi" w:hAnsiTheme="majorHAnsi" w:cstheme="majorHAnsi"/>
        </w:rPr>
        <w:t xml:space="preserve">Interview at least 1 person within the organization. </w:t>
      </w:r>
    </w:p>
    <w:p w14:paraId="5544A523" w14:textId="3AC68A65" w:rsidR="005045FB" w:rsidRDefault="007F3B06" w:rsidP="005045FB">
      <w:pPr>
        <w:numPr>
          <w:ilvl w:val="0"/>
          <w:numId w:val="16"/>
        </w:numPr>
        <w:rPr>
          <w:rFonts w:asciiTheme="majorHAnsi" w:hAnsiTheme="majorHAnsi" w:cstheme="majorHAnsi"/>
        </w:rPr>
      </w:pPr>
      <w:r w:rsidRPr="007F3B06">
        <w:rPr>
          <w:rFonts w:asciiTheme="majorHAnsi" w:hAnsiTheme="majorHAnsi" w:cstheme="majorHAnsi"/>
          <w:u w:val="single"/>
        </w:rPr>
        <w:t>Class Presentation</w:t>
      </w:r>
      <w:r w:rsidRPr="007F3B06">
        <w:rPr>
          <w:rFonts w:asciiTheme="majorHAnsi" w:hAnsiTheme="majorHAnsi" w:cstheme="majorHAnsi"/>
        </w:rPr>
        <w:t xml:space="preserve"> (10%): Last two class sessions</w:t>
      </w:r>
    </w:p>
    <w:p w14:paraId="6CE49235" w14:textId="6CC132F3" w:rsidR="005045FB" w:rsidRPr="005045FB" w:rsidRDefault="005045FB" w:rsidP="005045FB">
      <w:pPr>
        <w:pStyle w:val="ListParagraph"/>
        <w:numPr>
          <w:ilvl w:val="0"/>
          <w:numId w:val="16"/>
        </w:numPr>
        <w:rPr>
          <w:rFonts w:asciiTheme="majorHAnsi" w:hAnsiTheme="majorHAnsi" w:cstheme="majorHAnsi"/>
        </w:rPr>
      </w:pPr>
      <w:r w:rsidRPr="005045FB">
        <w:rPr>
          <w:rFonts w:asciiTheme="majorHAnsi" w:hAnsiTheme="majorHAnsi" w:cstheme="majorHAnsi"/>
          <w:b/>
          <w:bCs/>
        </w:rPr>
        <w:t>By March 6:</w:t>
      </w:r>
      <w:r>
        <w:rPr>
          <w:rFonts w:asciiTheme="majorHAnsi" w:hAnsiTheme="majorHAnsi" w:cstheme="majorHAnsi"/>
        </w:rPr>
        <w:t xml:space="preserve"> E</w:t>
      </w:r>
      <w:r w:rsidRPr="005045FB">
        <w:rPr>
          <w:rFonts w:asciiTheme="majorHAnsi" w:hAnsiTheme="majorHAnsi" w:cstheme="majorHAnsi"/>
        </w:rPr>
        <w:t>ach student posts on Blackboard the name of the organization</w:t>
      </w:r>
      <w:r>
        <w:rPr>
          <w:rFonts w:asciiTheme="majorHAnsi" w:hAnsiTheme="majorHAnsi" w:cstheme="majorHAnsi"/>
        </w:rPr>
        <w:t>/policy issue</w:t>
      </w:r>
      <w:r w:rsidRPr="005045FB">
        <w:rPr>
          <w:rFonts w:asciiTheme="majorHAnsi" w:hAnsiTheme="majorHAnsi" w:cstheme="majorHAnsi"/>
        </w:rPr>
        <w:t xml:space="preserve"> addressing institutional racism that will be the focus of the assignment and the rationale behind your choice. The organizations can be in any of the following fields or another one of your own choosing: voting rights, educational equity, employment, poverty and asset development, housing segregation, criminal justice, the school to prison pipeline, access to health care, food security, and police violence. </w:t>
      </w:r>
    </w:p>
    <w:p w14:paraId="2C8C6E31" w14:textId="325938D4" w:rsidR="00173794" w:rsidRPr="005045FB" w:rsidRDefault="005045FB" w:rsidP="00173794">
      <w:pPr>
        <w:pStyle w:val="ListParagraph"/>
        <w:numPr>
          <w:ilvl w:val="0"/>
          <w:numId w:val="16"/>
        </w:numPr>
        <w:rPr>
          <w:rFonts w:asciiTheme="majorHAnsi" w:hAnsiTheme="majorHAnsi" w:cstheme="majorHAnsi"/>
        </w:rPr>
      </w:pPr>
      <w:r w:rsidRPr="005045FB">
        <w:rPr>
          <w:rFonts w:asciiTheme="majorHAnsi" w:hAnsiTheme="majorHAnsi" w:cstheme="majorHAnsi"/>
          <w:b/>
          <w:bCs/>
        </w:rPr>
        <w:t>By April 3:</w:t>
      </w:r>
      <w:r w:rsidRPr="005045FB">
        <w:rPr>
          <w:rFonts w:asciiTheme="majorHAnsi" w:hAnsiTheme="majorHAnsi" w:cstheme="majorHAnsi"/>
        </w:rPr>
        <w:t xml:space="preserve"> </w:t>
      </w:r>
      <w:r>
        <w:rPr>
          <w:rFonts w:asciiTheme="majorHAnsi" w:hAnsiTheme="majorHAnsi" w:cstheme="majorHAnsi"/>
        </w:rPr>
        <w:t>S</w:t>
      </w:r>
      <w:r w:rsidRPr="005045FB">
        <w:rPr>
          <w:rFonts w:asciiTheme="majorHAnsi" w:hAnsiTheme="majorHAnsi" w:cstheme="majorHAnsi"/>
        </w:rPr>
        <w:t>tudents will present in class a description of what the organization does</w:t>
      </w:r>
      <w:r>
        <w:rPr>
          <w:rFonts w:asciiTheme="majorHAnsi" w:hAnsiTheme="majorHAnsi" w:cstheme="majorHAnsi"/>
        </w:rPr>
        <w:t>/and/or the policy issue</w:t>
      </w:r>
      <w:r w:rsidRPr="005045FB">
        <w:rPr>
          <w:rFonts w:asciiTheme="majorHAnsi" w:hAnsiTheme="majorHAnsi" w:cstheme="majorHAnsi"/>
        </w:rPr>
        <w:t>, and what strategies it currently employs to address racism in its work: What, if any, does the organization</w:t>
      </w:r>
      <w:r>
        <w:rPr>
          <w:rFonts w:asciiTheme="majorHAnsi" w:hAnsiTheme="majorHAnsi" w:cstheme="majorHAnsi"/>
        </w:rPr>
        <w:t>/policy arena</w:t>
      </w:r>
      <w:r w:rsidRPr="005045FB">
        <w:rPr>
          <w:rFonts w:asciiTheme="majorHAnsi" w:hAnsiTheme="majorHAnsi" w:cstheme="majorHAnsi"/>
        </w:rPr>
        <w:t xml:space="preserve"> do in its work to address racist practices and inequalities within the </w:t>
      </w:r>
      <w:proofErr w:type="gramStart"/>
      <w:r w:rsidRPr="005045FB">
        <w:rPr>
          <w:rFonts w:asciiTheme="majorHAnsi" w:hAnsiTheme="majorHAnsi" w:cstheme="majorHAnsi"/>
        </w:rPr>
        <w:t>organization  and</w:t>
      </w:r>
      <w:proofErr w:type="gramEnd"/>
      <w:r>
        <w:rPr>
          <w:rFonts w:asciiTheme="majorHAnsi" w:hAnsiTheme="majorHAnsi" w:cstheme="majorHAnsi"/>
        </w:rPr>
        <w:t>/or</w:t>
      </w:r>
      <w:r w:rsidRPr="005045FB">
        <w:rPr>
          <w:rFonts w:asciiTheme="majorHAnsi" w:hAnsiTheme="majorHAnsi" w:cstheme="majorHAnsi"/>
        </w:rPr>
        <w:t xml:space="preserve"> the larger society? </w:t>
      </w:r>
      <w:r>
        <w:rPr>
          <w:rFonts w:asciiTheme="majorHAnsi" w:hAnsiTheme="majorHAnsi" w:cstheme="majorHAnsi"/>
        </w:rPr>
        <w:t xml:space="preserve">For the organization: </w:t>
      </w:r>
      <w:r w:rsidRPr="005045FB">
        <w:rPr>
          <w:rFonts w:asciiTheme="majorHAnsi" w:hAnsiTheme="majorHAnsi" w:cstheme="majorHAnsi"/>
        </w:rPr>
        <w:t xml:space="preserve">what, if any, does the organization do internally in its work to address internal organizational racism? For example, does it have a diversity, equity, and inclusion statement? What strategies does it employ? Strategies could be any of the following: litigation. public education, demonstrations, lobbying, social media campaigns, documentary films, cultural activism, etc.  Individuals can choose to change their organization </w:t>
      </w:r>
      <w:proofErr w:type="gramStart"/>
      <w:r w:rsidRPr="005045FB">
        <w:rPr>
          <w:rFonts w:asciiTheme="majorHAnsi" w:hAnsiTheme="majorHAnsi" w:cstheme="majorHAnsi"/>
        </w:rPr>
        <w:t>during the course of</w:t>
      </w:r>
      <w:proofErr w:type="gramEnd"/>
      <w:r w:rsidRPr="005045FB">
        <w:rPr>
          <w:rFonts w:asciiTheme="majorHAnsi" w:hAnsiTheme="majorHAnsi" w:cstheme="majorHAnsi"/>
        </w:rPr>
        <w:t xml:space="preserve"> the semester. To do so, they must inform the professor in writing as to their new choice and the rationale for the change.</w:t>
      </w:r>
      <w:r w:rsidR="005C468F" w:rsidRPr="005045FB">
        <w:rPr>
          <w:rFonts w:asciiTheme="majorHAnsi" w:hAnsiTheme="majorHAnsi" w:cstheme="majorHAnsi"/>
        </w:rPr>
        <w:tab/>
      </w:r>
      <w:r w:rsidR="005C468F" w:rsidRPr="005045FB">
        <w:rPr>
          <w:rFonts w:asciiTheme="majorHAnsi" w:hAnsiTheme="majorHAnsi" w:cstheme="majorHAnsi"/>
        </w:rPr>
        <w:tab/>
      </w:r>
      <w:r w:rsidR="005C468F" w:rsidRPr="005045FB">
        <w:rPr>
          <w:rFonts w:asciiTheme="majorHAnsi" w:hAnsiTheme="majorHAnsi" w:cstheme="majorHAnsi"/>
        </w:rPr>
        <w:tab/>
      </w:r>
    </w:p>
    <w:p w14:paraId="6D1303A8" w14:textId="09E622DC" w:rsidR="00B6493F" w:rsidRDefault="0044038F" w:rsidP="00B6493F">
      <w:pPr>
        <w:pStyle w:val="CRtext12pt"/>
        <w:rPr>
          <w:rFonts w:asciiTheme="majorHAnsi" w:hAnsiTheme="majorHAnsi" w:cstheme="majorHAnsi"/>
        </w:rPr>
      </w:pPr>
      <w:r w:rsidRPr="00566A9B">
        <w:rPr>
          <w:rFonts w:asciiTheme="majorHAnsi" w:hAnsiTheme="majorHAnsi" w:cstheme="majorHAnsi"/>
        </w:rPr>
        <w:t>*</w:t>
      </w:r>
      <w:r w:rsidR="00B6493F" w:rsidRPr="00566A9B">
        <w:rPr>
          <w:rFonts w:asciiTheme="majorHAnsi" w:hAnsiTheme="majorHAnsi" w:cstheme="majorHAnsi"/>
        </w:rPr>
        <w:t xml:space="preserve">Writing Skills (language </w:t>
      </w:r>
      <w:proofErr w:type="spellStart"/>
      <w:r w:rsidR="00B6493F" w:rsidRPr="00566A9B">
        <w:rPr>
          <w:rFonts w:asciiTheme="majorHAnsi" w:hAnsiTheme="majorHAnsi" w:cstheme="majorHAnsi"/>
        </w:rPr>
        <w:t>adadpted</w:t>
      </w:r>
      <w:proofErr w:type="spellEnd"/>
      <w:r w:rsidR="00B6493F" w:rsidRPr="00566A9B">
        <w:rPr>
          <w:rFonts w:asciiTheme="majorHAnsi" w:hAnsiTheme="majorHAnsi" w:cstheme="majorHAnsi"/>
        </w:rPr>
        <w:t xml:space="preserve"> from Professor Michael Seltzer’s previous iteration): Writing skills are a critical factor in students’ abilities to complete their course work satisfactorily and succeed professionally. All submissions are to be well-written (clear, well-organized, carefully reasoned), professional looking, and grammatically correct, with proper syntax, grammar, spelling, and punctuation.</w:t>
      </w:r>
    </w:p>
    <w:p w14:paraId="5CD417AE" w14:textId="4F9D4C2C" w:rsidR="008915D7" w:rsidRDefault="008915D7" w:rsidP="00B6493F">
      <w:pPr>
        <w:pStyle w:val="CRtext12pt"/>
        <w:rPr>
          <w:rFonts w:asciiTheme="majorHAnsi" w:hAnsiTheme="majorHAnsi" w:cstheme="majorHAnsi"/>
        </w:rPr>
      </w:pPr>
    </w:p>
    <w:p w14:paraId="60800548" w14:textId="7EB2C9E6" w:rsidR="008915D7" w:rsidRPr="00566A9B" w:rsidRDefault="008915D7" w:rsidP="00B6493F">
      <w:pPr>
        <w:pStyle w:val="CRtext12pt"/>
        <w:rPr>
          <w:rFonts w:asciiTheme="majorHAnsi" w:hAnsiTheme="majorHAnsi" w:cstheme="majorHAnsi"/>
        </w:rPr>
      </w:pPr>
      <w:r>
        <w:rPr>
          <w:rFonts w:asciiTheme="majorHAnsi" w:hAnsiTheme="majorHAnsi" w:cstheme="majorHAnsi"/>
        </w:rPr>
        <w:t>*</w:t>
      </w:r>
      <w:r w:rsidRPr="008915D7">
        <w:t xml:space="preserve"> </w:t>
      </w:r>
      <w:r w:rsidRPr="008915D7">
        <w:rPr>
          <w:rFonts w:asciiTheme="majorHAnsi" w:hAnsiTheme="majorHAnsi" w:cstheme="majorHAnsi"/>
        </w:rPr>
        <w:t xml:space="preserve">A free resource is JSTOR. (www.jstor.org). Students can easily access JSTOR through the Newman </w:t>
      </w:r>
      <w:proofErr w:type="gramStart"/>
      <w:r w:rsidRPr="008915D7">
        <w:rPr>
          <w:rFonts w:asciiTheme="majorHAnsi" w:hAnsiTheme="majorHAnsi" w:cstheme="majorHAnsi"/>
        </w:rPr>
        <w:t>Library  page</w:t>
      </w:r>
      <w:proofErr w:type="gramEnd"/>
      <w:r w:rsidRPr="008915D7">
        <w:rPr>
          <w:rFonts w:asciiTheme="majorHAnsi" w:hAnsiTheme="majorHAnsi" w:cstheme="majorHAnsi"/>
        </w:rPr>
        <w:t xml:space="preserve"> , https://library.baruch.cuny.edu/You select JSTOR among the databases. Alternatively, you can use Google Scholar, and links to articles in JSTOR will be available if they do a search.  Off campus, students will need to enter their Baruch username and password to gain access. </w:t>
      </w:r>
    </w:p>
    <w:p w14:paraId="205E6818" w14:textId="77777777" w:rsidR="00B6493F" w:rsidRPr="00566A9B" w:rsidRDefault="00B6493F" w:rsidP="00B6493F">
      <w:pPr>
        <w:pStyle w:val="CRtext12pt"/>
        <w:rPr>
          <w:rFonts w:asciiTheme="majorHAnsi" w:hAnsiTheme="majorHAnsi" w:cstheme="majorHAnsi"/>
        </w:rPr>
      </w:pPr>
    </w:p>
    <w:p w14:paraId="171C8DBA" w14:textId="77777777" w:rsidR="00B6493F" w:rsidRPr="00566A9B" w:rsidRDefault="00B6493F" w:rsidP="00B6493F">
      <w:pPr>
        <w:pStyle w:val="CRtext12pt"/>
      </w:pPr>
    </w:p>
    <w:p w14:paraId="72249802" w14:textId="536DCD58" w:rsidR="000F644D" w:rsidRPr="00566A9B" w:rsidRDefault="00DA40B2" w:rsidP="00173794">
      <w:pPr>
        <w:pStyle w:val="CRtext12pt"/>
        <w:rPr>
          <w:rFonts w:asciiTheme="majorHAnsi" w:hAnsiTheme="majorHAnsi" w:cstheme="majorHAnsi"/>
          <w:b/>
        </w:rPr>
      </w:pPr>
      <w:r w:rsidRPr="00566A9B">
        <w:rPr>
          <w:rFonts w:asciiTheme="majorHAnsi" w:hAnsiTheme="majorHAnsi" w:cstheme="majorHAnsi"/>
          <w:b/>
        </w:rPr>
        <w:t>Attendance and Lateness Policies:</w:t>
      </w:r>
    </w:p>
    <w:p w14:paraId="66E1BA9A" w14:textId="34FB8A59" w:rsidR="007F3B06" w:rsidRDefault="007F3B06" w:rsidP="00173794">
      <w:pPr>
        <w:pStyle w:val="CRtext12pt"/>
        <w:rPr>
          <w:rFonts w:asciiTheme="majorHAnsi" w:hAnsiTheme="majorHAnsi" w:cstheme="majorHAnsi"/>
        </w:rPr>
      </w:pPr>
      <w:r w:rsidRPr="00566A9B">
        <w:rPr>
          <w:rFonts w:asciiTheme="majorHAnsi" w:hAnsiTheme="majorHAnsi" w:cstheme="majorHAnsi"/>
        </w:rPr>
        <w:t>Discussion Posts: I’ll accept discussion posts a week after they are due for full credit but the point of them is to be in conversation with the relevantly scheduled topics. If they are submitted after that, you can only receive up to 50% credit.</w:t>
      </w:r>
    </w:p>
    <w:p w14:paraId="30F73EC4" w14:textId="192086EB" w:rsidR="00732A68" w:rsidRDefault="00732A68" w:rsidP="00173794">
      <w:pPr>
        <w:pStyle w:val="CRtext12pt"/>
        <w:rPr>
          <w:rFonts w:asciiTheme="majorHAnsi" w:hAnsiTheme="majorHAnsi" w:cstheme="majorHAnsi"/>
        </w:rPr>
      </w:pPr>
    </w:p>
    <w:p w14:paraId="0FE4B04D" w14:textId="3146DCE7" w:rsidR="00732A68" w:rsidRPr="0002223E" w:rsidRDefault="00732A68" w:rsidP="00173794">
      <w:pPr>
        <w:pStyle w:val="CRtext12pt"/>
        <w:rPr>
          <w:rFonts w:asciiTheme="majorHAnsi" w:hAnsiTheme="majorHAnsi" w:cstheme="majorHAnsi"/>
        </w:rPr>
      </w:pPr>
      <w:r>
        <w:rPr>
          <w:rFonts w:asciiTheme="majorHAnsi" w:hAnsiTheme="majorHAnsi" w:cstheme="majorHAnsi"/>
        </w:rPr>
        <w:t>Attendance: I will ask you to sign in each week</w:t>
      </w:r>
      <w:proofErr w:type="gramStart"/>
      <w:r>
        <w:rPr>
          <w:rFonts w:asciiTheme="majorHAnsi" w:hAnsiTheme="majorHAnsi" w:cstheme="majorHAnsi"/>
        </w:rPr>
        <w:t>, if</w:t>
      </w:r>
      <w:proofErr w:type="gramEnd"/>
      <w:r>
        <w:rPr>
          <w:rFonts w:asciiTheme="majorHAnsi" w:hAnsiTheme="majorHAnsi" w:cstheme="majorHAnsi"/>
        </w:rPr>
        <w:t xml:space="preserve"> you need to miss a class for something other than sickness, please email me to </w:t>
      </w:r>
      <w:proofErr w:type="gramStart"/>
      <w:r>
        <w:rPr>
          <w:rFonts w:asciiTheme="majorHAnsi" w:hAnsiTheme="majorHAnsi" w:cstheme="majorHAnsi"/>
        </w:rPr>
        <w:t>make a plan</w:t>
      </w:r>
      <w:proofErr w:type="gramEnd"/>
      <w:r>
        <w:rPr>
          <w:rFonts w:asciiTheme="majorHAnsi" w:hAnsiTheme="majorHAnsi" w:cstheme="majorHAnsi"/>
        </w:rPr>
        <w:t xml:space="preserve"> for catching up. If you are going to miss more than 3 classes, please consider taking this course at another time. </w:t>
      </w:r>
    </w:p>
    <w:p w14:paraId="0F4EAF54" w14:textId="77777777" w:rsidR="000F644D" w:rsidRPr="00566A9B" w:rsidRDefault="000F644D" w:rsidP="00173794">
      <w:pPr>
        <w:pStyle w:val="CRtext12pt"/>
        <w:rPr>
          <w:rFonts w:asciiTheme="majorHAnsi" w:hAnsiTheme="majorHAnsi" w:cstheme="majorHAnsi"/>
          <w:b/>
        </w:rPr>
      </w:pPr>
    </w:p>
    <w:p w14:paraId="15D3861B" w14:textId="0CA5C0B4" w:rsidR="00422279" w:rsidRDefault="0002223E" w:rsidP="000F644D">
      <w:pPr>
        <w:pStyle w:val="CRtext12pt"/>
        <w:rPr>
          <w:rFonts w:asciiTheme="majorHAnsi" w:hAnsiTheme="majorHAnsi" w:cstheme="majorHAnsi"/>
          <w:b/>
        </w:rPr>
      </w:pPr>
      <w:r>
        <w:rPr>
          <w:rFonts w:asciiTheme="majorHAnsi" w:hAnsiTheme="majorHAnsi" w:cstheme="majorHAnsi"/>
          <w:b/>
        </w:rPr>
        <w:t>Code of Engagement</w:t>
      </w:r>
      <w:r w:rsidR="000F644D" w:rsidRPr="00566A9B">
        <w:rPr>
          <w:rFonts w:asciiTheme="majorHAnsi" w:hAnsiTheme="majorHAnsi" w:cstheme="majorHAnsi"/>
          <w:b/>
        </w:rPr>
        <w:t>:</w:t>
      </w:r>
      <w:r>
        <w:rPr>
          <w:rFonts w:asciiTheme="majorHAnsi" w:hAnsiTheme="majorHAnsi" w:cstheme="majorHAnsi"/>
          <w:b/>
        </w:rPr>
        <w:t xml:space="preserve"> </w:t>
      </w:r>
      <w:r w:rsidRPr="0002223E">
        <w:rPr>
          <w:rFonts w:asciiTheme="majorHAnsi" w:hAnsiTheme="majorHAnsi" w:cstheme="majorHAnsi"/>
          <w:bCs/>
        </w:rPr>
        <w:t>We will collectively prepare this during our first meetings together but these are subject to change.</w:t>
      </w:r>
      <w:r>
        <w:rPr>
          <w:rFonts w:asciiTheme="majorHAnsi" w:hAnsiTheme="majorHAnsi" w:cstheme="majorHAnsi"/>
          <w:b/>
        </w:rPr>
        <w:t xml:space="preserve"> </w:t>
      </w:r>
      <w:r w:rsidR="00732A68">
        <w:rPr>
          <w:rFonts w:asciiTheme="majorHAnsi" w:hAnsiTheme="majorHAnsi" w:cstheme="majorHAnsi"/>
          <w:b/>
        </w:rPr>
        <w:t xml:space="preserve">Let me know if you do not agree with the following agreements that we discussed in class (adapted from </w:t>
      </w:r>
      <w:r w:rsidR="00732A68" w:rsidRPr="00732A68">
        <w:rPr>
          <w:rFonts w:asciiTheme="majorHAnsi" w:hAnsiTheme="majorHAnsi" w:cstheme="majorHAnsi"/>
          <w:b/>
          <w:i/>
          <w:iCs/>
        </w:rPr>
        <w:t>Emergent Strategy: Shaping Change, Changing Worlds</w:t>
      </w:r>
      <w:r w:rsidR="00732A68">
        <w:rPr>
          <w:rFonts w:asciiTheme="majorHAnsi" w:hAnsiTheme="majorHAnsi" w:cstheme="majorHAnsi"/>
          <w:b/>
        </w:rPr>
        <w:t xml:space="preserve"> by </w:t>
      </w:r>
      <w:proofErr w:type="spellStart"/>
      <w:r w:rsidR="00732A68">
        <w:rPr>
          <w:rFonts w:asciiTheme="majorHAnsi" w:hAnsiTheme="majorHAnsi" w:cstheme="majorHAnsi"/>
          <w:b/>
        </w:rPr>
        <w:t>adrienne</w:t>
      </w:r>
      <w:proofErr w:type="spellEnd"/>
      <w:r w:rsidR="00732A68">
        <w:rPr>
          <w:rFonts w:asciiTheme="majorHAnsi" w:hAnsiTheme="majorHAnsi" w:cstheme="majorHAnsi"/>
          <w:b/>
        </w:rPr>
        <w:t xml:space="preserve"> </w:t>
      </w:r>
      <w:proofErr w:type="spellStart"/>
      <w:r w:rsidR="00732A68">
        <w:rPr>
          <w:rFonts w:asciiTheme="majorHAnsi" w:hAnsiTheme="majorHAnsi" w:cstheme="majorHAnsi"/>
          <w:b/>
        </w:rPr>
        <w:t>maree</w:t>
      </w:r>
      <w:proofErr w:type="spellEnd"/>
      <w:r w:rsidR="00732A68">
        <w:rPr>
          <w:rFonts w:asciiTheme="majorHAnsi" w:hAnsiTheme="majorHAnsi" w:cstheme="majorHAnsi"/>
          <w:b/>
        </w:rPr>
        <w:t xml:space="preserve"> brown):</w:t>
      </w:r>
    </w:p>
    <w:p w14:paraId="65573533" w14:textId="77777777" w:rsidR="00732A68" w:rsidRDefault="00732A68" w:rsidP="00732A68">
      <w:pPr>
        <w:pStyle w:val="CRtext12pt"/>
        <w:numPr>
          <w:ilvl w:val="0"/>
          <w:numId w:val="21"/>
        </w:numPr>
        <w:rPr>
          <w:rFonts w:asciiTheme="majorHAnsi" w:hAnsiTheme="majorHAnsi" w:cstheme="majorHAnsi"/>
          <w:b/>
        </w:rPr>
      </w:pPr>
      <w:r w:rsidRPr="00732A68">
        <w:rPr>
          <w:rFonts w:asciiTheme="majorHAnsi" w:hAnsiTheme="majorHAnsi" w:cstheme="majorHAnsi"/>
          <w:b/>
        </w:rPr>
        <w:lastRenderedPageBreak/>
        <w:t>Listen from the inside out, or listen from the bottom up (a feeling in your gut matters!)</w:t>
      </w:r>
    </w:p>
    <w:p w14:paraId="18B12EE6" w14:textId="77777777" w:rsidR="00732A68" w:rsidRDefault="00732A68" w:rsidP="00732A68">
      <w:pPr>
        <w:pStyle w:val="CRtext12pt"/>
        <w:numPr>
          <w:ilvl w:val="0"/>
          <w:numId w:val="21"/>
        </w:numPr>
        <w:rPr>
          <w:rFonts w:asciiTheme="majorHAnsi" w:hAnsiTheme="majorHAnsi" w:cstheme="majorHAnsi"/>
          <w:b/>
        </w:rPr>
      </w:pPr>
      <w:r w:rsidRPr="00732A68">
        <w:rPr>
          <w:rFonts w:asciiTheme="majorHAnsi" w:hAnsiTheme="majorHAnsi" w:cstheme="majorHAnsi"/>
          <w:b/>
        </w:rPr>
        <w:t xml:space="preserve">Engage tension, </w:t>
      </w:r>
      <w:proofErr w:type="gramStart"/>
      <w:r w:rsidRPr="00732A68">
        <w:rPr>
          <w:rFonts w:asciiTheme="majorHAnsi" w:hAnsiTheme="majorHAnsi" w:cstheme="majorHAnsi"/>
          <w:b/>
        </w:rPr>
        <w:t>Don't</w:t>
      </w:r>
      <w:proofErr w:type="gramEnd"/>
      <w:r w:rsidRPr="00732A68">
        <w:rPr>
          <w:rFonts w:asciiTheme="majorHAnsi" w:hAnsiTheme="majorHAnsi" w:cstheme="majorHAnsi"/>
          <w:b/>
        </w:rPr>
        <w:t xml:space="preserve"> indulge drama</w:t>
      </w:r>
    </w:p>
    <w:p w14:paraId="57FB26AD" w14:textId="77777777" w:rsidR="00732A68" w:rsidRDefault="00732A68" w:rsidP="00732A68">
      <w:pPr>
        <w:pStyle w:val="CRtext12pt"/>
        <w:numPr>
          <w:ilvl w:val="0"/>
          <w:numId w:val="21"/>
        </w:numPr>
        <w:rPr>
          <w:rFonts w:asciiTheme="majorHAnsi" w:hAnsiTheme="majorHAnsi" w:cstheme="majorHAnsi"/>
          <w:b/>
        </w:rPr>
      </w:pPr>
      <w:r w:rsidRPr="00732A68">
        <w:rPr>
          <w:rFonts w:asciiTheme="majorHAnsi" w:hAnsiTheme="majorHAnsi" w:cstheme="majorHAnsi"/>
          <w:b/>
        </w:rPr>
        <w:t>W.A.I.T.--Why Am I Talking?</w:t>
      </w:r>
    </w:p>
    <w:p w14:paraId="49EFC66F" w14:textId="77777777" w:rsidR="00732A68" w:rsidRDefault="00732A68" w:rsidP="00732A68">
      <w:pPr>
        <w:pStyle w:val="CRtext12pt"/>
        <w:numPr>
          <w:ilvl w:val="0"/>
          <w:numId w:val="21"/>
        </w:numPr>
        <w:rPr>
          <w:rFonts w:asciiTheme="majorHAnsi" w:hAnsiTheme="majorHAnsi" w:cstheme="majorHAnsi"/>
          <w:b/>
        </w:rPr>
      </w:pPr>
      <w:r w:rsidRPr="00732A68">
        <w:rPr>
          <w:rFonts w:asciiTheme="majorHAnsi" w:hAnsiTheme="majorHAnsi" w:cstheme="majorHAnsi"/>
          <w:b/>
        </w:rPr>
        <w:t xml:space="preserve">Make space, Take </w:t>
      </w:r>
      <w:proofErr w:type="gramStart"/>
      <w:r w:rsidRPr="00732A68">
        <w:rPr>
          <w:rFonts w:asciiTheme="majorHAnsi" w:hAnsiTheme="majorHAnsi" w:cstheme="majorHAnsi"/>
          <w:b/>
        </w:rPr>
        <w:t>space</w:t>
      </w:r>
      <w:proofErr w:type="gramEnd"/>
    </w:p>
    <w:p w14:paraId="6033951B" w14:textId="77777777" w:rsidR="00732A68" w:rsidRDefault="00732A68" w:rsidP="00732A68">
      <w:pPr>
        <w:pStyle w:val="CRtext12pt"/>
        <w:numPr>
          <w:ilvl w:val="0"/>
          <w:numId w:val="21"/>
        </w:numPr>
        <w:rPr>
          <w:rFonts w:asciiTheme="majorHAnsi" w:hAnsiTheme="majorHAnsi" w:cstheme="majorHAnsi"/>
          <w:b/>
        </w:rPr>
      </w:pPr>
      <w:r w:rsidRPr="00732A68">
        <w:rPr>
          <w:rFonts w:asciiTheme="majorHAnsi" w:hAnsiTheme="majorHAnsi" w:cstheme="majorHAnsi"/>
          <w:b/>
        </w:rPr>
        <w:t xml:space="preserve">Confidentiality--take the lessons, leave the </w:t>
      </w:r>
      <w:proofErr w:type="gramStart"/>
      <w:r w:rsidRPr="00732A68">
        <w:rPr>
          <w:rFonts w:asciiTheme="majorHAnsi" w:hAnsiTheme="majorHAnsi" w:cstheme="majorHAnsi"/>
          <w:b/>
        </w:rPr>
        <w:t>details</w:t>
      </w:r>
      <w:proofErr w:type="gramEnd"/>
    </w:p>
    <w:p w14:paraId="36225441" w14:textId="77777777" w:rsidR="00732A68" w:rsidRDefault="00732A68" w:rsidP="00732A68">
      <w:pPr>
        <w:pStyle w:val="CRtext12pt"/>
        <w:numPr>
          <w:ilvl w:val="0"/>
          <w:numId w:val="21"/>
        </w:numPr>
        <w:rPr>
          <w:rFonts w:asciiTheme="majorHAnsi" w:hAnsiTheme="majorHAnsi" w:cstheme="majorHAnsi"/>
          <w:b/>
        </w:rPr>
      </w:pPr>
      <w:r w:rsidRPr="00732A68">
        <w:rPr>
          <w:rFonts w:asciiTheme="majorHAnsi" w:hAnsiTheme="majorHAnsi" w:cstheme="majorHAnsi"/>
          <w:b/>
        </w:rPr>
        <w:t xml:space="preserve">Be open to </w:t>
      </w:r>
      <w:proofErr w:type="gramStart"/>
      <w:r w:rsidRPr="00732A68">
        <w:rPr>
          <w:rFonts w:asciiTheme="majorHAnsi" w:hAnsiTheme="majorHAnsi" w:cstheme="majorHAnsi"/>
          <w:b/>
        </w:rPr>
        <w:t>learning</w:t>
      </w:r>
      <w:proofErr w:type="gramEnd"/>
    </w:p>
    <w:p w14:paraId="4491F258" w14:textId="77777777" w:rsidR="00732A68" w:rsidRDefault="00732A68" w:rsidP="00732A68">
      <w:pPr>
        <w:pStyle w:val="CRtext12pt"/>
        <w:numPr>
          <w:ilvl w:val="0"/>
          <w:numId w:val="21"/>
        </w:numPr>
        <w:rPr>
          <w:rFonts w:asciiTheme="majorHAnsi" w:hAnsiTheme="majorHAnsi" w:cstheme="majorHAnsi"/>
          <w:b/>
        </w:rPr>
      </w:pPr>
      <w:r w:rsidRPr="00732A68">
        <w:rPr>
          <w:rFonts w:asciiTheme="majorHAnsi" w:hAnsiTheme="majorHAnsi" w:cstheme="majorHAnsi"/>
          <w:b/>
        </w:rPr>
        <w:t xml:space="preserve">Be open to someone else speaking your </w:t>
      </w:r>
      <w:proofErr w:type="gramStart"/>
      <w:r w:rsidRPr="00732A68">
        <w:rPr>
          <w:rFonts w:asciiTheme="majorHAnsi" w:hAnsiTheme="majorHAnsi" w:cstheme="majorHAnsi"/>
          <w:b/>
        </w:rPr>
        <w:t>truth</w:t>
      </w:r>
      <w:proofErr w:type="gramEnd"/>
    </w:p>
    <w:p w14:paraId="6082FA6F" w14:textId="77777777" w:rsidR="00732A68" w:rsidRDefault="00732A68" w:rsidP="00732A68">
      <w:pPr>
        <w:pStyle w:val="CRtext12pt"/>
        <w:numPr>
          <w:ilvl w:val="0"/>
          <w:numId w:val="21"/>
        </w:numPr>
        <w:rPr>
          <w:rFonts w:asciiTheme="majorHAnsi" w:hAnsiTheme="majorHAnsi" w:cstheme="majorHAnsi"/>
          <w:b/>
        </w:rPr>
      </w:pPr>
      <w:r w:rsidRPr="00732A68">
        <w:rPr>
          <w:rFonts w:asciiTheme="majorHAnsi" w:hAnsiTheme="majorHAnsi" w:cstheme="majorHAnsi"/>
          <w:b/>
        </w:rPr>
        <w:t>Building, not selling--when you speak, converse, don't pitch</w:t>
      </w:r>
    </w:p>
    <w:p w14:paraId="1F710C58" w14:textId="77777777" w:rsidR="00732A68" w:rsidRDefault="00732A68" w:rsidP="00732A68">
      <w:pPr>
        <w:pStyle w:val="CRtext12pt"/>
        <w:numPr>
          <w:ilvl w:val="0"/>
          <w:numId w:val="21"/>
        </w:numPr>
        <w:rPr>
          <w:rFonts w:asciiTheme="majorHAnsi" w:hAnsiTheme="majorHAnsi" w:cstheme="majorHAnsi"/>
          <w:b/>
        </w:rPr>
      </w:pPr>
      <w:r w:rsidRPr="00732A68">
        <w:rPr>
          <w:rFonts w:asciiTheme="majorHAnsi" w:hAnsiTheme="majorHAnsi" w:cstheme="majorHAnsi"/>
          <w:b/>
        </w:rPr>
        <w:t>Yes/and, both/and</w:t>
      </w:r>
    </w:p>
    <w:p w14:paraId="45C205E1" w14:textId="77777777" w:rsidR="00732A68" w:rsidRDefault="00732A68" w:rsidP="00732A68">
      <w:pPr>
        <w:pStyle w:val="CRtext12pt"/>
        <w:numPr>
          <w:ilvl w:val="0"/>
          <w:numId w:val="21"/>
        </w:numPr>
        <w:rPr>
          <w:rFonts w:asciiTheme="majorHAnsi" w:hAnsiTheme="majorHAnsi" w:cstheme="majorHAnsi"/>
          <w:b/>
        </w:rPr>
      </w:pPr>
      <w:r w:rsidRPr="00732A68">
        <w:rPr>
          <w:rFonts w:asciiTheme="majorHAnsi" w:hAnsiTheme="majorHAnsi" w:cstheme="majorHAnsi"/>
          <w:b/>
        </w:rPr>
        <w:t>Value the process as much as, if not more than, you value the outcomes</w:t>
      </w:r>
    </w:p>
    <w:p w14:paraId="0900BC70" w14:textId="77777777" w:rsidR="00732A68" w:rsidRDefault="00732A68" w:rsidP="00732A68">
      <w:pPr>
        <w:pStyle w:val="CRtext12pt"/>
        <w:numPr>
          <w:ilvl w:val="0"/>
          <w:numId w:val="21"/>
        </w:numPr>
        <w:rPr>
          <w:rFonts w:asciiTheme="majorHAnsi" w:hAnsiTheme="majorHAnsi" w:cstheme="majorHAnsi"/>
          <w:b/>
        </w:rPr>
      </w:pPr>
      <w:r w:rsidRPr="00732A68">
        <w:rPr>
          <w:rFonts w:asciiTheme="majorHAnsi" w:hAnsiTheme="majorHAnsi" w:cstheme="majorHAnsi"/>
          <w:b/>
        </w:rPr>
        <w:t xml:space="preserve">Assume best intent, attend to </w:t>
      </w:r>
      <w:proofErr w:type="gramStart"/>
      <w:r w:rsidRPr="00732A68">
        <w:rPr>
          <w:rFonts w:asciiTheme="majorHAnsi" w:hAnsiTheme="majorHAnsi" w:cstheme="majorHAnsi"/>
          <w:b/>
        </w:rPr>
        <w:t>impact</w:t>
      </w:r>
      <w:proofErr w:type="gramEnd"/>
    </w:p>
    <w:p w14:paraId="2F24227A" w14:textId="67DB5DAE" w:rsidR="00732A68" w:rsidRDefault="00732A68" w:rsidP="00732A68">
      <w:pPr>
        <w:pStyle w:val="CRtext12pt"/>
        <w:numPr>
          <w:ilvl w:val="0"/>
          <w:numId w:val="21"/>
        </w:numPr>
        <w:rPr>
          <w:rFonts w:asciiTheme="majorHAnsi" w:hAnsiTheme="majorHAnsi" w:cstheme="majorHAnsi"/>
          <w:b/>
        </w:rPr>
      </w:pPr>
      <w:proofErr w:type="spellStart"/>
      <w:r w:rsidRPr="00732A68">
        <w:rPr>
          <w:rFonts w:asciiTheme="majorHAnsi" w:hAnsiTheme="majorHAnsi" w:cstheme="majorHAnsi"/>
          <w:b/>
        </w:rPr>
        <w:t>Self care</w:t>
      </w:r>
      <w:proofErr w:type="spellEnd"/>
      <w:r w:rsidRPr="00732A68">
        <w:rPr>
          <w:rFonts w:asciiTheme="majorHAnsi" w:hAnsiTheme="majorHAnsi" w:cstheme="majorHAnsi"/>
          <w:b/>
        </w:rPr>
        <w:t xml:space="preserve"> and community care</w:t>
      </w:r>
    </w:p>
    <w:p w14:paraId="65A5C4CF" w14:textId="7EDDA31D" w:rsidR="00732A68" w:rsidRPr="00732A68" w:rsidRDefault="00732A68" w:rsidP="00732A68">
      <w:pPr>
        <w:pStyle w:val="CRtext12pt"/>
        <w:numPr>
          <w:ilvl w:val="0"/>
          <w:numId w:val="21"/>
        </w:numPr>
        <w:rPr>
          <w:rFonts w:asciiTheme="majorHAnsi" w:hAnsiTheme="majorHAnsi" w:cstheme="majorHAnsi"/>
          <w:b/>
        </w:rPr>
      </w:pPr>
      <w:r w:rsidRPr="00732A68">
        <w:rPr>
          <w:rFonts w:asciiTheme="majorHAnsi" w:hAnsiTheme="majorHAnsi" w:cstheme="majorHAnsi"/>
          <w:b/>
        </w:rPr>
        <w:t>Avoid saying sensitive words like the N word, especially if you do not self-identify with that group</w:t>
      </w:r>
    </w:p>
    <w:p w14:paraId="30492E55" w14:textId="77777777" w:rsidR="005B2624" w:rsidRPr="00566A9B" w:rsidRDefault="005B2624" w:rsidP="00F155AA">
      <w:pPr>
        <w:rPr>
          <w:rFonts w:asciiTheme="majorHAnsi" w:hAnsiTheme="majorHAnsi" w:cstheme="majorHAnsi"/>
          <w:b/>
        </w:rPr>
      </w:pPr>
    </w:p>
    <w:p w14:paraId="73F6802C" w14:textId="05B585FD" w:rsidR="00F155AA" w:rsidRPr="00566A9B" w:rsidRDefault="00F155AA" w:rsidP="00F155AA">
      <w:pPr>
        <w:rPr>
          <w:rFonts w:asciiTheme="majorHAnsi" w:hAnsiTheme="majorHAnsi" w:cstheme="majorHAnsi"/>
          <w:b/>
        </w:rPr>
      </w:pPr>
      <w:r w:rsidRPr="00566A9B">
        <w:rPr>
          <w:rFonts w:asciiTheme="majorHAnsi" w:hAnsiTheme="majorHAnsi" w:cstheme="majorHAnsi"/>
          <w:b/>
        </w:rPr>
        <w:t>Students with Disabilities</w:t>
      </w:r>
      <w:r w:rsidR="000F644D" w:rsidRPr="00566A9B">
        <w:rPr>
          <w:rFonts w:asciiTheme="majorHAnsi" w:hAnsiTheme="majorHAnsi" w:cstheme="majorHAnsi"/>
          <w:b/>
        </w:rPr>
        <w:t>:</w:t>
      </w:r>
    </w:p>
    <w:p w14:paraId="1EBFFD6F" w14:textId="3DC53FD9" w:rsidR="00714A22" w:rsidRPr="00566A9B" w:rsidRDefault="00E46D5C" w:rsidP="00714A22">
      <w:pPr>
        <w:pStyle w:val="CRtext12pt"/>
        <w:jc w:val="both"/>
        <w:rPr>
          <w:rFonts w:asciiTheme="majorHAnsi" w:hAnsiTheme="majorHAnsi" w:cstheme="majorHAnsi"/>
          <w:shd w:val="clear" w:color="auto" w:fill="FFFFFF"/>
        </w:rPr>
      </w:pPr>
      <w:r w:rsidRPr="00566A9B">
        <w:rPr>
          <w:rFonts w:asciiTheme="majorHAnsi" w:hAnsiTheme="majorHAnsi"/>
        </w:rPr>
        <w:t>It is college policy to provide accommodations and academic adjustments for students with disabilities. Any student with a disability who may need accommodations in this class is requested to speak directly to Student Disability Services as early in the semester as possible. All discussions will remain confidential.</w:t>
      </w:r>
      <w:r w:rsidR="00FF09AB" w:rsidRPr="00566A9B">
        <w:rPr>
          <w:rStyle w:val="FootnoteReference"/>
          <w:rFonts w:asciiTheme="majorHAnsi" w:hAnsiTheme="majorHAnsi"/>
        </w:rPr>
        <w:footnoteReference w:id="1"/>
      </w:r>
      <w:r w:rsidR="00714A22" w:rsidRPr="00566A9B">
        <w:rPr>
          <w:rFonts w:asciiTheme="majorHAnsi" w:hAnsiTheme="majorHAnsi" w:cstheme="majorHAnsi"/>
          <w:shd w:val="clear" w:color="auto" w:fill="FFFFFF"/>
        </w:rPr>
        <w:t xml:space="preserve"> </w:t>
      </w:r>
      <w:r w:rsidR="00714A22" w:rsidRPr="00566A9B">
        <w:rPr>
          <w:rFonts w:asciiTheme="majorHAnsi" w:hAnsiTheme="majorHAnsi" w:cstheme="majorHAnsi"/>
          <w:shd w:val="clear" w:color="auto" w:fill="FFFFFF"/>
        </w:rPr>
        <w:br/>
      </w:r>
    </w:p>
    <w:p w14:paraId="3D04C083" w14:textId="77777777" w:rsidR="00453001" w:rsidRPr="00566A9B" w:rsidRDefault="00453001" w:rsidP="00453001">
      <w:pPr>
        <w:pStyle w:val="CRtext12pt"/>
        <w:jc w:val="both"/>
        <w:rPr>
          <w:rFonts w:asciiTheme="majorHAnsi" w:hAnsiTheme="majorHAnsi" w:cstheme="majorHAnsi"/>
          <w:shd w:val="clear" w:color="auto" w:fill="FFFFFF"/>
        </w:rPr>
      </w:pPr>
      <w:r w:rsidRPr="00566A9B">
        <w:rPr>
          <w:rFonts w:asciiTheme="majorHAnsi" w:hAnsiTheme="majorHAnsi" w:cstheme="majorHAnsi"/>
          <w:shd w:val="clear" w:color="auto" w:fill="FFFFFF"/>
        </w:rPr>
        <w:t xml:space="preserve">Please note, the need for accommodations and the process for arranging them have been altered by COVID-19 and the safety protocols currently in place. Students with disabilities who may need some accommodation </w:t>
      </w:r>
      <w:proofErr w:type="gramStart"/>
      <w:r w:rsidRPr="00566A9B">
        <w:rPr>
          <w:rFonts w:asciiTheme="majorHAnsi" w:hAnsiTheme="majorHAnsi" w:cstheme="majorHAnsi"/>
          <w:shd w:val="clear" w:color="auto" w:fill="FFFFFF"/>
        </w:rPr>
        <w:t>in order to</w:t>
      </w:r>
      <w:proofErr w:type="gramEnd"/>
      <w:r w:rsidRPr="00566A9B">
        <w:rPr>
          <w:rFonts w:asciiTheme="majorHAnsi" w:hAnsiTheme="majorHAnsi" w:cstheme="majorHAnsi"/>
          <w:shd w:val="clear" w:color="auto" w:fill="FFFFFF"/>
        </w:rPr>
        <w:t xml:space="preserve"> fully participate in this class should contact Student Disability Services as soon as possible at </w:t>
      </w:r>
      <w:hyperlink r:id="rId11" w:history="1">
        <w:r w:rsidRPr="00566A9B">
          <w:rPr>
            <w:rStyle w:val="Hyperlink"/>
            <w:rFonts w:asciiTheme="majorHAnsi" w:hAnsiTheme="majorHAnsi" w:cstheme="majorHAnsi"/>
            <w:color w:val="auto"/>
            <w:shd w:val="clear" w:color="auto" w:fill="FFFFFF"/>
          </w:rPr>
          <w:t>disability.services@baruch.cuny.edu</w:t>
        </w:r>
      </w:hyperlink>
      <w:r w:rsidRPr="00566A9B">
        <w:rPr>
          <w:rFonts w:asciiTheme="majorHAnsi" w:hAnsiTheme="majorHAnsi" w:cstheme="majorHAnsi"/>
          <w:shd w:val="clear" w:color="auto" w:fill="FFFFFF"/>
        </w:rPr>
        <w:t>.</w:t>
      </w:r>
    </w:p>
    <w:p w14:paraId="334E667A" w14:textId="61BE2452" w:rsidR="00FF09AB" w:rsidRPr="00566A9B" w:rsidRDefault="00FF09AB" w:rsidP="00714A22">
      <w:pPr>
        <w:pStyle w:val="CRtext12pt"/>
        <w:jc w:val="both"/>
        <w:rPr>
          <w:rFonts w:asciiTheme="majorHAnsi" w:hAnsiTheme="majorHAnsi"/>
        </w:rPr>
      </w:pPr>
    </w:p>
    <w:p w14:paraId="62B28077" w14:textId="1A074696" w:rsidR="00B15EC9" w:rsidRPr="00566A9B" w:rsidRDefault="00FF09AB" w:rsidP="00FF09AB">
      <w:pPr>
        <w:pStyle w:val="CRtext12pt"/>
        <w:rPr>
          <w:rFonts w:asciiTheme="majorHAnsi" w:hAnsiTheme="majorHAnsi" w:cstheme="majorHAnsi"/>
          <w:shd w:val="clear" w:color="auto" w:fill="FFFFFF"/>
        </w:rPr>
      </w:pPr>
      <w:r w:rsidRPr="00566A9B">
        <w:rPr>
          <w:rFonts w:asciiTheme="majorHAnsi" w:hAnsiTheme="majorHAnsi" w:cstheme="majorHAnsi"/>
          <w:shd w:val="clear" w:color="auto" w:fill="FFFFFF"/>
        </w:rPr>
        <w:t xml:space="preserve">For additional information, please visit: </w:t>
      </w:r>
      <w:hyperlink r:id="rId12" w:history="1">
        <w:r w:rsidRPr="00566A9B">
          <w:rPr>
            <w:rStyle w:val="Hyperlink"/>
            <w:rFonts w:asciiTheme="majorHAnsi" w:hAnsiTheme="majorHAnsi" w:cstheme="majorHAnsi"/>
            <w:color w:val="auto"/>
            <w:shd w:val="clear" w:color="auto" w:fill="FFFFFF"/>
          </w:rPr>
          <w:t>https://provost.baruch.cuny.edu/facultyhandbook/disabilities_provostsmemo/</w:t>
        </w:r>
      </w:hyperlink>
      <w:r w:rsidRPr="00566A9B">
        <w:rPr>
          <w:rFonts w:asciiTheme="majorHAnsi" w:hAnsiTheme="majorHAnsi" w:cstheme="majorHAnsi"/>
          <w:shd w:val="clear" w:color="auto" w:fill="FFFFFF"/>
        </w:rPr>
        <w:t xml:space="preserve"> </w:t>
      </w:r>
    </w:p>
    <w:p w14:paraId="3DA6E6A5" w14:textId="77777777" w:rsidR="00B15EC9" w:rsidRPr="00566A9B" w:rsidRDefault="00B15EC9" w:rsidP="00B15EC9">
      <w:pPr>
        <w:pStyle w:val="CRtext12pt"/>
        <w:rPr>
          <w:rFonts w:asciiTheme="majorHAnsi" w:hAnsiTheme="majorHAnsi" w:cstheme="majorHAnsi"/>
          <w:shd w:val="clear" w:color="auto" w:fill="FFFFFF"/>
        </w:rPr>
      </w:pPr>
      <w:r w:rsidRPr="00566A9B">
        <w:rPr>
          <w:rFonts w:asciiTheme="majorHAnsi" w:hAnsiTheme="majorHAnsi" w:cstheme="majorHAnsi"/>
          <w:shd w:val="clear" w:color="auto" w:fill="FFFFFF"/>
        </w:rPr>
        <w:br/>
      </w:r>
      <w:r w:rsidRPr="00566A9B">
        <w:rPr>
          <w:rFonts w:asciiTheme="majorHAnsi" w:hAnsiTheme="majorHAnsi" w:cstheme="majorHAnsi"/>
          <w:b/>
          <w:shd w:val="clear" w:color="auto" w:fill="FFFFFF"/>
        </w:rPr>
        <w:t>Non-Discrimination:</w:t>
      </w:r>
      <w:r w:rsidRPr="00566A9B">
        <w:rPr>
          <w:rFonts w:asciiTheme="majorHAnsi" w:hAnsiTheme="majorHAnsi" w:cstheme="majorHAnsi"/>
          <w:shd w:val="clear" w:color="auto" w:fill="FFFFFF"/>
        </w:rPr>
        <w:t xml:space="preserve"> </w:t>
      </w:r>
    </w:p>
    <w:p w14:paraId="64261AD7" w14:textId="1FC1AE63" w:rsidR="00B15EC9" w:rsidRPr="00566A9B" w:rsidRDefault="00B15EC9" w:rsidP="00FF09AB">
      <w:pPr>
        <w:pStyle w:val="CRtext12pt"/>
        <w:rPr>
          <w:rFonts w:asciiTheme="majorHAnsi" w:hAnsiTheme="majorHAnsi" w:cstheme="majorHAnsi"/>
          <w:shd w:val="clear" w:color="auto" w:fill="FFFFFF"/>
        </w:rPr>
      </w:pPr>
      <w:r w:rsidRPr="00566A9B">
        <w:rPr>
          <w:rFonts w:asciiTheme="majorHAnsi" w:hAnsiTheme="majorHAnsi" w:cstheme="majorHAnsi"/>
          <w:shd w:val="clear" w:color="auto" w:fill="FFFFFF"/>
        </w:rPr>
        <w:t xml:space="preserve">All complaints under CUNY's </w:t>
      </w:r>
      <w:hyperlink r:id="rId13" w:history="1">
        <w:r w:rsidRPr="00566A9B">
          <w:rPr>
            <w:rStyle w:val="Hyperlink"/>
            <w:rFonts w:asciiTheme="majorHAnsi" w:hAnsiTheme="majorHAnsi" w:cstheme="majorHAnsi"/>
            <w:color w:val="auto"/>
            <w:shd w:val="clear" w:color="auto" w:fill="FFFFFF"/>
          </w:rPr>
          <w:t>Policy On Equal Opportunity And Non-Discrimination</w:t>
        </w:r>
      </w:hyperlink>
      <w:r w:rsidR="005974DE" w:rsidRPr="00566A9B">
        <w:rPr>
          <w:rFonts w:asciiTheme="majorHAnsi" w:hAnsiTheme="majorHAnsi" w:cstheme="majorHAnsi"/>
          <w:shd w:val="clear" w:color="auto" w:fill="FFFFFF"/>
        </w:rPr>
        <w:t xml:space="preserve"> should be reported to</w:t>
      </w:r>
    </w:p>
    <w:p w14:paraId="627D1ECA" w14:textId="747DCF28" w:rsidR="005974DE" w:rsidRPr="00566A9B" w:rsidRDefault="005974DE" w:rsidP="00FF09AB">
      <w:pPr>
        <w:pStyle w:val="CRtext12pt"/>
        <w:rPr>
          <w:rFonts w:asciiTheme="majorHAnsi" w:hAnsiTheme="majorHAnsi" w:cstheme="majorHAnsi"/>
          <w:shd w:val="clear" w:color="auto" w:fill="FFFFFF"/>
        </w:rPr>
      </w:pPr>
      <w:r w:rsidRPr="00566A9B">
        <w:rPr>
          <w:rFonts w:asciiTheme="majorHAnsi" w:hAnsiTheme="majorHAnsi" w:cstheme="majorHAnsi"/>
          <w:shd w:val="clear" w:color="auto" w:fill="FFFFFF"/>
        </w:rPr>
        <w:t xml:space="preserve">Baruch's Office of Diversity, Compliance &amp; Equity Initiatives at: </w:t>
      </w:r>
      <w:hyperlink r:id="rId14" w:history="1">
        <w:r w:rsidRPr="00566A9B">
          <w:rPr>
            <w:rStyle w:val="Hyperlink"/>
            <w:rFonts w:asciiTheme="majorHAnsi" w:hAnsiTheme="majorHAnsi" w:cstheme="majorHAnsi"/>
            <w:color w:val="auto"/>
            <w:shd w:val="clear" w:color="auto" w:fill="FFFFFF"/>
          </w:rPr>
          <w:t>Diversity@baruch.cuny.edu</w:t>
        </w:r>
      </w:hyperlink>
      <w:r w:rsidRPr="00566A9B">
        <w:rPr>
          <w:rFonts w:asciiTheme="majorHAnsi" w:hAnsiTheme="majorHAnsi" w:cstheme="majorHAnsi"/>
          <w:shd w:val="clear" w:color="auto" w:fill="FFFFFF"/>
        </w:rPr>
        <w:t>.</w:t>
      </w:r>
    </w:p>
    <w:p w14:paraId="61068F9E" w14:textId="77777777" w:rsidR="00F155AA" w:rsidRPr="00566A9B" w:rsidRDefault="00F155AA" w:rsidP="00F155AA">
      <w:pPr>
        <w:rPr>
          <w:rFonts w:asciiTheme="majorHAnsi" w:hAnsiTheme="majorHAnsi" w:cstheme="majorHAnsi"/>
          <w:b/>
        </w:rPr>
      </w:pPr>
    </w:p>
    <w:p w14:paraId="53C07FB5" w14:textId="1D0200F2" w:rsidR="00F155AA" w:rsidRPr="00566A9B" w:rsidRDefault="00F155AA" w:rsidP="00F155AA">
      <w:pPr>
        <w:rPr>
          <w:rFonts w:asciiTheme="majorHAnsi" w:hAnsiTheme="majorHAnsi" w:cstheme="majorHAnsi"/>
          <w:b/>
        </w:rPr>
      </w:pPr>
      <w:r w:rsidRPr="00566A9B">
        <w:rPr>
          <w:rFonts w:asciiTheme="majorHAnsi" w:hAnsiTheme="majorHAnsi" w:cstheme="majorHAnsi"/>
          <w:b/>
        </w:rPr>
        <w:t>Academic Integrity</w:t>
      </w:r>
      <w:r w:rsidR="000F644D" w:rsidRPr="00566A9B">
        <w:rPr>
          <w:rFonts w:asciiTheme="majorHAnsi" w:hAnsiTheme="majorHAnsi" w:cstheme="majorHAnsi"/>
          <w:b/>
        </w:rPr>
        <w:t>:</w:t>
      </w:r>
    </w:p>
    <w:p w14:paraId="3082C496" w14:textId="68826F37" w:rsidR="00072C05" w:rsidRPr="00566A9B" w:rsidRDefault="00E47673" w:rsidP="00E46D5C">
      <w:pPr>
        <w:rPr>
          <w:rFonts w:asciiTheme="majorHAnsi" w:hAnsiTheme="majorHAnsi" w:cstheme="majorHAnsi"/>
        </w:rPr>
      </w:pPr>
      <w:r w:rsidRPr="00566A9B">
        <w:rPr>
          <w:rFonts w:asciiTheme="majorHAnsi" w:hAnsiTheme="majorHAnsi" w:cstheme="majorHAnsi"/>
        </w:rPr>
        <w:t>Baruch College policy states, “</w:t>
      </w:r>
      <w:r w:rsidR="008E168A" w:rsidRPr="00566A9B">
        <w:rPr>
          <w:rFonts w:asciiTheme="majorHAnsi" w:hAnsiTheme="majorHAnsi" w:cstheme="majorHAnsi"/>
        </w:rPr>
        <w:t>Academic dishonesty is unaccepta</w:t>
      </w:r>
      <w:r w:rsidR="003F697C" w:rsidRPr="00566A9B">
        <w:rPr>
          <w:rFonts w:asciiTheme="majorHAnsi" w:hAnsiTheme="majorHAnsi" w:cstheme="majorHAnsi"/>
        </w:rPr>
        <w:t xml:space="preserve">ble and will not be tolerated. </w:t>
      </w:r>
      <w:r w:rsidR="008E168A" w:rsidRPr="00566A9B">
        <w:rPr>
          <w:rFonts w:asciiTheme="majorHAnsi" w:hAnsiTheme="majorHAnsi" w:cstheme="majorHAnsi"/>
        </w:rPr>
        <w:t>Cheating, forgery, plagiarism and collusion in dishonest acts undermine the college’s educational mission and the students’ per</w:t>
      </w:r>
      <w:r w:rsidR="003F697C" w:rsidRPr="00566A9B">
        <w:rPr>
          <w:rFonts w:asciiTheme="majorHAnsi" w:hAnsiTheme="majorHAnsi" w:cstheme="majorHAnsi"/>
        </w:rPr>
        <w:t xml:space="preserve">sonal and intellectual growth. </w:t>
      </w:r>
      <w:r w:rsidR="008E168A" w:rsidRPr="00566A9B">
        <w:rPr>
          <w:rFonts w:asciiTheme="majorHAnsi" w:hAnsiTheme="majorHAnsi" w:cstheme="majorHAnsi"/>
        </w:rPr>
        <w:t>Baruch students are expected to bear individual responsibility for their work, to learn the rules and definitions that underlie the practice of academic integr</w:t>
      </w:r>
      <w:r w:rsidR="003F697C" w:rsidRPr="00566A9B">
        <w:rPr>
          <w:rFonts w:asciiTheme="majorHAnsi" w:hAnsiTheme="majorHAnsi" w:cstheme="majorHAnsi"/>
        </w:rPr>
        <w:t xml:space="preserve">ity, and to uphold its ideals. </w:t>
      </w:r>
      <w:r w:rsidR="008E168A" w:rsidRPr="00566A9B">
        <w:rPr>
          <w:rFonts w:asciiTheme="majorHAnsi" w:hAnsiTheme="majorHAnsi" w:cstheme="majorHAnsi"/>
        </w:rPr>
        <w:t>Ignorance of the rules is not an acceptable excuse for disobeying them</w:t>
      </w:r>
      <w:r w:rsidRPr="00566A9B">
        <w:rPr>
          <w:rFonts w:asciiTheme="majorHAnsi" w:hAnsiTheme="majorHAnsi" w:cstheme="majorHAnsi"/>
        </w:rPr>
        <w:t>.</w:t>
      </w:r>
      <w:r w:rsidRPr="00566A9B">
        <w:rPr>
          <w:rFonts w:asciiTheme="majorHAnsi" w:hAnsiTheme="majorHAnsi"/>
        </w:rPr>
        <w:t xml:space="preserve"> </w:t>
      </w:r>
      <w:r w:rsidRPr="00566A9B">
        <w:rPr>
          <w:rFonts w:asciiTheme="majorHAnsi" w:hAnsiTheme="majorHAnsi" w:cstheme="majorHAnsi"/>
        </w:rPr>
        <w:t>Any student who attempts to compromise or devalue the academic process will be sanctioned.</w:t>
      </w:r>
      <w:r w:rsidR="008E168A" w:rsidRPr="00566A9B">
        <w:rPr>
          <w:rFonts w:asciiTheme="majorHAnsi" w:hAnsiTheme="majorHAnsi" w:cstheme="majorHAnsi"/>
        </w:rPr>
        <w:t>”</w:t>
      </w:r>
      <w:r w:rsidR="00FF09AB" w:rsidRPr="00566A9B">
        <w:rPr>
          <w:rStyle w:val="FootnoteReference"/>
          <w:rFonts w:asciiTheme="majorHAnsi" w:hAnsiTheme="majorHAnsi" w:cstheme="majorHAnsi"/>
        </w:rPr>
        <w:footnoteReference w:id="2"/>
      </w:r>
    </w:p>
    <w:p w14:paraId="484B375D" w14:textId="77777777" w:rsidR="00E47673" w:rsidRPr="00566A9B" w:rsidRDefault="00E47673" w:rsidP="00E47673">
      <w:pPr>
        <w:pStyle w:val="CRtext12pt"/>
        <w:rPr>
          <w:rFonts w:asciiTheme="majorHAnsi" w:hAnsiTheme="majorHAnsi"/>
        </w:rPr>
      </w:pPr>
    </w:p>
    <w:p w14:paraId="27AF763C" w14:textId="48250244" w:rsidR="00325C13" w:rsidRPr="005045FB" w:rsidRDefault="00E47673" w:rsidP="008E168A">
      <w:pPr>
        <w:pStyle w:val="CRtext12pt"/>
        <w:rPr>
          <w:rFonts w:asciiTheme="majorHAnsi" w:hAnsiTheme="majorHAnsi" w:cstheme="majorHAnsi"/>
        </w:rPr>
      </w:pPr>
      <w:r w:rsidRPr="00566A9B">
        <w:rPr>
          <w:rFonts w:asciiTheme="majorHAnsi" w:hAnsiTheme="majorHAnsi" w:cstheme="majorHAnsi"/>
        </w:rPr>
        <w:lastRenderedPageBreak/>
        <w:t>A</w:t>
      </w:r>
      <w:r w:rsidR="008E168A" w:rsidRPr="00566A9B">
        <w:rPr>
          <w:rFonts w:asciiTheme="majorHAnsi" w:hAnsiTheme="majorHAnsi" w:cstheme="majorHAnsi"/>
        </w:rPr>
        <w:t>dditional information regarding Baruch</w:t>
      </w:r>
      <w:r w:rsidR="00DD348B" w:rsidRPr="00566A9B">
        <w:rPr>
          <w:rFonts w:asciiTheme="majorHAnsi" w:hAnsiTheme="majorHAnsi" w:cstheme="majorHAnsi"/>
        </w:rPr>
        <w:t xml:space="preserve"> College</w:t>
      </w:r>
      <w:r w:rsidR="008E168A" w:rsidRPr="00566A9B">
        <w:rPr>
          <w:rFonts w:asciiTheme="majorHAnsi" w:hAnsiTheme="majorHAnsi" w:cstheme="majorHAnsi"/>
        </w:rPr>
        <w:t>’s polic</w:t>
      </w:r>
      <w:r w:rsidRPr="00566A9B">
        <w:rPr>
          <w:rFonts w:asciiTheme="majorHAnsi" w:hAnsiTheme="majorHAnsi" w:cstheme="majorHAnsi"/>
        </w:rPr>
        <w:t xml:space="preserve">y on Academic </w:t>
      </w:r>
      <w:r w:rsidR="00DD348B" w:rsidRPr="00566A9B">
        <w:rPr>
          <w:rFonts w:asciiTheme="majorHAnsi" w:hAnsiTheme="majorHAnsi" w:cstheme="majorHAnsi"/>
        </w:rPr>
        <w:t>Integrity</w:t>
      </w:r>
      <w:r w:rsidRPr="00566A9B">
        <w:rPr>
          <w:rFonts w:asciiTheme="majorHAnsi" w:hAnsiTheme="majorHAnsi" w:cstheme="majorHAnsi"/>
        </w:rPr>
        <w:t xml:space="preserve"> is available at</w:t>
      </w:r>
      <w:r w:rsidR="008E168A" w:rsidRPr="00566A9B">
        <w:rPr>
          <w:rFonts w:asciiTheme="majorHAnsi" w:hAnsiTheme="majorHAnsi" w:cstheme="majorHAnsi"/>
        </w:rPr>
        <w:t xml:space="preserve">: </w:t>
      </w:r>
      <w:hyperlink r:id="rId15" w:history="1">
        <w:r w:rsidR="008E168A" w:rsidRPr="00566A9B">
          <w:rPr>
            <w:rStyle w:val="Hyperlink1"/>
            <w:rFonts w:asciiTheme="majorHAnsi" w:hAnsiTheme="majorHAnsi" w:cstheme="majorHAnsi"/>
            <w:color w:val="auto"/>
            <w:sz w:val="24"/>
          </w:rPr>
          <w:t>http://www.baruch.cuny.edu/academic/academic_honesty.html</w:t>
        </w:r>
      </w:hyperlink>
    </w:p>
    <w:p w14:paraId="55C75F7D" w14:textId="77777777" w:rsidR="000F644D" w:rsidRPr="00566A9B" w:rsidRDefault="000F644D" w:rsidP="008E168A">
      <w:pPr>
        <w:pStyle w:val="CRtext12pt"/>
        <w:rPr>
          <w:rFonts w:asciiTheme="majorHAnsi" w:hAnsiTheme="majorHAnsi" w:cstheme="majorHAnsi"/>
        </w:rPr>
      </w:pPr>
    </w:p>
    <w:p w14:paraId="2F139002" w14:textId="556865A6" w:rsidR="006F47FE" w:rsidRPr="00566A9B" w:rsidRDefault="006F47FE" w:rsidP="008E168A">
      <w:pPr>
        <w:pStyle w:val="CRtext12pt"/>
        <w:rPr>
          <w:rFonts w:asciiTheme="majorHAnsi" w:hAnsiTheme="majorHAnsi" w:cstheme="majorHAnsi"/>
          <w:b/>
          <w:bCs/>
        </w:rPr>
      </w:pPr>
      <w:r w:rsidRPr="00566A9B">
        <w:rPr>
          <w:rFonts w:asciiTheme="majorHAnsi" w:hAnsiTheme="majorHAnsi" w:cstheme="majorHAnsi"/>
          <w:b/>
          <w:bCs/>
        </w:rPr>
        <w:t>The Writing Center:</w:t>
      </w:r>
    </w:p>
    <w:p w14:paraId="6010A31D" w14:textId="6005E727" w:rsidR="00B920E5" w:rsidRPr="00566A9B" w:rsidRDefault="0094066B" w:rsidP="0094066B">
      <w:pPr>
        <w:rPr>
          <w:rFonts w:asciiTheme="majorHAnsi" w:hAnsiTheme="majorHAnsi"/>
        </w:rPr>
      </w:pPr>
      <w:r w:rsidRPr="00566A9B">
        <w:rPr>
          <w:rFonts w:asciiTheme="majorHAnsi" w:hAnsiTheme="majorHAnsi"/>
        </w:rPr>
        <w:t>The Writing Center offers free, professional writing support for all undergraduate and graduate students at Baruch, through one-to-one consultations, workshops, peer review groups, written feedback, online resources, and a journal of outstanding student writing. We support faculty through classroom visits, in-class workshops, referral forms, and workshop lesson plans, and we’re always available for conversations about teaching and writing. More information is available at </w:t>
      </w:r>
      <w:hyperlink r:id="rId16" w:history="1">
        <w:r w:rsidRPr="00566A9B">
          <w:rPr>
            <w:rFonts w:asciiTheme="majorHAnsi" w:hAnsiTheme="majorHAnsi"/>
            <w:u w:val="single"/>
          </w:rPr>
          <w:t>http://writingcenter.baruch.cuny.edu/</w:t>
        </w:r>
      </w:hyperlink>
      <w:r w:rsidRPr="00566A9B">
        <w:rPr>
          <w:rFonts w:asciiTheme="majorHAnsi" w:hAnsiTheme="majorHAnsi"/>
        </w:rPr>
        <w:t>, by calling</w:t>
      </w:r>
      <w:r w:rsidRPr="00566A9B">
        <w:rPr>
          <w:rFonts w:asciiTheme="majorHAnsi" w:hAnsiTheme="majorHAnsi" w:cstheme="majorHAnsi"/>
          <w:shd w:val="clear" w:color="auto" w:fill="FFFFFF"/>
        </w:rPr>
        <w:t xml:space="preserve"> (646-312-4012)</w:t>
      </w:r>
      <w:r w:rsidRPr="00566A9B">
        <w:rPr>
          <w:rFonts w:asciiTheme="majorHAnsi" w:hAnsiTheme="majorHAnsi"/>
        </w:rPr>
        <w:t xml:space="preserve">, or by emailing the Center at </w:t>
      </w:r>
      <w:hyperlink r:id="rId17" w:history="1">
        <w:r w:rsidRPr="00566A9B">
          <w:rPr>
            <w:rFonts w:asciiTheme="majorHAnsi" w:hAnsiTheme="majorHAnsi"/>
            <w:u w:val="single"/>
          </w:rPr>
          <w:t>writing.center@baruch.cuny.edu</w:t>
        </w:r>
      </w:hyperlink>
      <w:r w:rsidRPr="00566A9B">
        <w:rPr>
          <w:rFonts w:asciiTheme="majorHAnsi" w:hAnsiTheme="majorHAnsi"/>
        </w:rPr>
        <w:t>.</w:t>
      </w:r>
      <w:r w:rsidRPr="00566A9B">
        <w:rPr>
          <w:rStyle w:val="FootnoteReference"/>
          <w:rFonts w:asciiTheme="majorHAnsi" w:hAnsiTheme="majorHAnsi"/>
        </w:rPr>
        <w:footnoteReference w:id="3"/>
      </w:r>
      <w:r w:rsidRPr="00566A9B">
        <w:rPr>
          <w:rFonts w:asciiTheme="majorHAnsi" w:hAnsiTheme="majorHAnsi"/>
        </w:rPr>
        <w:t xml:space="preserve"> </w:t>
      </w:r>
    </w:p>
    <w:p w14:paraId="5D819AC2" w14:textId="68576CE0" w:rsidR="005974DE" w:rsidRPr="00566A9B" w:rsidRDefault="005974DE" w:rsidP="005974DE">
      <w:pPr>
        <w:pStyle w:val="CRtext12pt"/>
      </w:pPr>
    </w:p>
    <w:p w14:paraId="178C6CB0" w14:textId="77777777" w:rsidR="005974DE" w:rsidRPr="00566A9B" w:rsidRDefault="005974DE" w:rsidP="005974DE">
      <w:pPr>
        <w:pStyle w:val="CRtext12pt"/>
        <w:rPr>
          <w:rFonts w:asciiTheme="majorHAnsi" w:hAnsiTheme="majorHAnsi"/>
        </w:rPr>
      </w:pPr>
      <w:r w:rsidRPr="00566A9B">
        <w:rPr>
          <w:rFonts w:asciiTheme="majorHAnsi" w:hAnsiTheme="majorHAnsi"/>
          <w:b/>
        </w:rPr>
        <w:t>Campus Intervention Team:</w:t>
      </w:r>
      <w:r w:rsidRPr="00566A9B">
        <w:rPr>
          <w:rFonts w:asciiTheme="majorHAnsi" w:hAnsiTheme="majorHAnsi"/>
        </w:rPr>
        <w:br/>
      </w:r>
      <w:r w:rsidRPr="00566A9B">
        <w:rPr>
          <w:rFonts w:asciiTheme="majorHAnsi" w:eastAsia="Calibri" w:hAnsiTheme="majorHAnsi"/>
        </w:rPr>
        <w:t>The</w:t>
      </w:r>
      <w:r w:rsidRPr="00566A9B">
        <w:rPr>
          <w:rFonts w:asciiTheme="majorHAnsi" w:eastAsia="Calibri" w:hAnsiTheme="majorHAnsi"/>
          <w:b/>
          <w:bCs/>
        </w:rPr>
        <w:t> </w:t>
      </w:r>
      <w:r w:rsidRPr="00566A9B">
        <w:rPr>
          <w:rFonts w:asciiTheme="majorHAnsi" w:eastAsia="Calibri" w:hAnsiTheme="majorHAnsi"/>
          <w:bCs/>
        </w:rPr>
        <w:t>Campus Intervention Team (CIT)</w:t>
      </w:r>
      <w:r w:rsidRPr="00566A9B">
        <w:rPr>
          <w:rFonts w:asciiTheme="majorHAnsi" w:eastAsia="Calibri" w:hAnsiTheme="majorHAnsi"/>
        </w:rPr>
        <w:t xml:space="preserve"> works together as a support system to </w:t>
      </w:r>
      <w:proofErr w:type="gramStart"/>
      <w:r w:rsidRPr="00566A9B">
        <w:rPr>
          <w:rFonts w:asciiTheme="majorHAnsi" w:eastAsia="Calibri" w:hAnsiTheme="majorHAnsi"/>
        </w:rPr>
        <w:t>provide assistance to</w:t>
      </w:r>
      <w:proofErr w:type="gramEnd"/>
      <w:r w:rsidRPr="00566A9B">
        <w:rPr>
          <w:rFonts w:asciiTheme="majorHAnsi" w:eastAsia="Calibri" w:hAnsiTheme="majorHAnsi"/>
        </w:rPr>
        <w:t xml:space="preserve"> students in crisis. Any member of the college community can reach out to the CIT to report a concern about a student. Additional information is available at: </w:t>
      </w:r>
      <w:hyperlink r:id="rId18" w:history="1">
        <w:r w:rsidRPr="00566A9B">
          <w:rPr>
            <w:rStyle w:val="Hyperlink"/>
            <w:rFonts w:asciiTheme="majorHAnsi" w:eastAsia="Calibri" w:hAnsiTheme="majorHAnsi"/>
            <w:color w:val="auto"/>
          </w:rPr>
          <w:t>https://studentaffairs.baruch.cuny.edu/campus-intervention-team/</w:t>
        </w:r>
      </w:hyperlink>
      <w:r w:rsidRPr="00566A9B">
        <w:rPr>
          <w:rFonts w:asciiTheme="majorHAnsi" w:eastAsia="Calibri" w:hAnsiTheme="majorHAnsi"/>
        </w:rPr>
        <w:t>, or by contacting them at: </w:t>
      </w:r>
      <w:hyperlink r:id="rId19" w:history="1">
        <w:r w:rsidRPr="00566A9B">
          <w:rPr>
            <w:rStyle w:val="Hyperlink"/>
            <w:rFonts w:asciiTheme="majorHAnsi" w:eastAsia="Calibri" w:hAnsiTheme="majorHAnsi"/>
            <w:color w:val="auto"/>
          </w:rPr>
          <w:t>cit@baruch.cuny.edu</w:t>
        </w:r>
      </w:hyperlink>
      <w:r w:rsidRPr="00566A9B">
        <w:rPr>
          <w:rFonts w:asciiTheme="majorHAnsi" w:eastAsia="Calibri" w:hAnsiTheme="majorHAnsi"/>
        </w:rPr>
        <w:t> or 646-312-4570​.</w:t>
      </w:r>
    </w:p>
    <w:p w14:paraId="0132696B" w14:textId="77777777" w:rsidR="005974DE" w:rsidRPr="00566A9B" w:rsidRDefault="005974DE" w:rsidP="005974DE">
      <w:pPr>
        <w:rPr>
          <w:rFonts w:asciiTheme="majorHAnsi" w:hAnsiTheme="majorHAnsi"/>
        </w:rPr>
      </w:pPr>
    </w:p>
    <w:p w14:paraId="0602F14F" w14:textId="77777777" w:rsidR="005974DE" w:rsidRPr="00566A9B" w:rsidRDefault="005974DE" w:rsidP="005974DE">
      <w:pPr>
        <w:rPr>
          <w:rFonts w:asciiTheme="majorHAnsi" w:hAnsiTheme="majorHAnsi"/>
        </w:rPr>
      </w:pPr>
      <w:r w:rsidRPr="00566A9B">
        <w:rPr>
          <w:rFonts w:asciiTheme="majorHAnsi" w:hAnsiTheme="majorHAnsi"/>
          <w:b/>
        </w:rPr>
        <w:t xml:space="preserve">Marxe </w:t>
      </w:r>
      <w:r w:rsidRPr="00566A9B">
        <w:rPr>
          <w:rFonts w:asciiTheme="majorHAnsi" w:hAnsiTheme="majorHAnsi" w:cs="Arial"/>
          <w:b/>
          <w:bCs/>
          <w:kern w:val="36"/>
        </w:rPr>
        <w:t>Advisement:</w:t>
      </w:r>
      <w:r w:rsidRPr="00566A9B">
        <w:rPr>
          <w:rFonts w:asciiTheme="majorHAnsi" w:hAnsiTheme="majorHAnsi"/>
        </w:rPr>
        <w:br/>
      </w:r>
      <w:r w:rsidRPr="00566A9B">
        <w:rPr>
          <w:rFonts w:asciiTheme="majorHAnsi" w:hAnsiTheme="majorHAnsi" w:cs="Arial"/>
          <w:bCs/>
          <w:kern w:val="36"/>
        </w:rPr>
        <w:t xml:space="preserve">A full range of academic advisement services are provided to Marxe students to ensure the successful completion of their degree programs. Visit their website at: </w:t>
      </w:r>
      <w:hyperlink r:id="rId20" w:history="1">
        <w:r w:rsidRPr="00566A9B">
          <w:rPr>
            <w:rStyle w:val="Hyperlink"/>
            <w:rFonts w:asciiTheme="majorHAnsi" w:hAnsiTheme="majorHAnsi" w:cs="Arial"/>
            <w:bCs/>
            <w:color w:val="auto"/>
            <w:kern w:val="36"/>
          </w:rPr>
          <w:t>https://marxe.baruch.cuny.edu/academics/marxe-advisement/</w:t>
        </w:r>
      </w:hyperlink>
      <w:r w:rsidRPr="00566A9B">
        <w:rPr>
          <w:rFonts w:asciiTheme="majorHAnsi" w:hAnsiTheme="majorHAnsi" w:cs="Arial"/>
          <w:bCs/>
          <w:kern w:val="36"/>
        </w:rPr>
        <w:t xml:space="preserve"> or </w:t>
      </w:r>
      <w:r w:rsidRPr="00566A9B">
        <w:rPr>
          <w:rFonts w:asciiTheme="majorHAnsi" w:hAnsiTheme="majorHAnsi" w:cs="Arial"/>
        </w:rPr>
        <w:t xml:space="preserve">email them at: </w:t>
      </w:r>
      <w:hyperlink r:id="rId21" w:history="1">
        <w:r w:rsidRPr="00566A9B">
          <w:rPr>
            <w:rStyle w:val="Hyperlink"/>
            <w:rFonts w:asciiTheme="majorHAnsi" w:hAnsiTheme="majorHAnsi" w:cs="Arial"/>
            <w:color w:val="auto"/>
          </w:rPr>
          <w:t>mspia.advisement@baruch.cuny.edu</w:t>
        </w:r>
      </w:hyperlink>
      <w:r w:rsidRPr="00566A9B">
        <w:rPr>
          <w:rFonts w:asciiTheme="majorHAnsi" w:hAnsiTheme="majorHAnsi" w:cs="Arial"/>
        </w:rPr>
        <w:t xml:space="preserve">. </w:t>
      </w:r>
    </w:p>
    <w:p w14:paraId="39F02976" w14:textId="77777777" w:rsidR="005974DE" w:rsidRPr="00566A9B" w:rsidRDefault="005974DE" w:rsidP="005974DE">
      <w:pPr>
        <w:rPr>
          <w:rFonts w:asciiTheme="majorHAnsi" w:hAnsiTheme="majorHAnsi"/>
        </w:rPr>
      </w:pPr>
    </w:p>
    <w:p w14:paraId="4D7356F6" w14:textId="77777777" w:rsidR="005974DE" w:rsidRPr="00566A9B" w:rsidRDefault="005974DE" w:rsidP="005974DE">
      <w:pPr>
        <w:rPr>
          <w:rFonts w:asciiTheme="majorHAnsi" w:hAnsiTheme="majorHAnsi"/>
        </w:rPr>
      </w:pPr>
      <w:r w:rsidRPr="00566A9B">
        <w:rPr>
          <w:rFonts w:asciiTheme="majorHAnsi" w:hAnsiTheme="majorHAnsi"/>
          <w:b/>
          <w:bCs/>
          <w:kern w:val="36"/>
        </w:rPr>
        <w:t>Career Services:</w:t>
      </w:r>
      <w:r w:rsidRPr="00566A9B">
        <w:rPr>
          <w:rFonts w:asciiTheme="majorHAnsi" w:hAnsiTheme="majorHAnsi"/>
          <w:b/>
          <w:bCs/>
          <w:kern w:val="36"/>
        </w:rPr>
        <w:br/>
      </w:r>
      <w:r w:rsidRPr="00566A9B">
        <w:rPr>
          <w:rFonts w:asciiTheme="majorHAnsi" w:hAnsiTheme="majorHAnsi"/>
        </w:rPr>
        <w:t>Launching a career or transitioning into a new one is a journey—and the Marxe Career Services office is here to guide you. From career consultations to on-campus recruiting, the Marxe community gets access to individualized services to help land a dream job in the public sector. Career counselors are here to support you through every stage of your career, as you evaluate your professional goals, develop a plan, and pursue opportunities.</w:t>
      </w:r>
    </w:p>
    <w:p w14:paraId="5CDBF3B5" w14:textId="77777777" w:rsidR="005974DE" w:rsidRPr="00566A9B" w:rsidRDefault="005974DE" w:rsidP="005974DE">
      <w:pPr>
        <w:rPr>
          <w:rFonts w:asciiTheme="majorHAnsi" w:hAnsiTheme="majorHAnsi"/>
        </w:rPr>
      </w:pPr>
      <w:r w:rsidRPr="00566A9B">
        <w:rPr>
          <w:rFonts w:asciiTheme="majorHAnsi" w:hAnsiTheme="majorHAnsi"/>
        </w:rPr>
        <w:t xml:space="preserve">Visit their website at: </w:t>
      </w:r>
      <w:hyperlink r:id="rId22" w:history="1">
        <w:r w:rsidRPr="00566A9B">
          <w:rPr>
            <w:rStyle w:val="Hyperlink"/>
            <w:rFonts w:asciiTheme="majorHAnsi" w:hAnsiTheme="majorHAnsi"/>
            <w:color w:val="auto"/>
          </w:rPr>
          <w:t>https://marxe.baruch.cuny.edu/student-opportunities/career-services/</w:t>
        </w:r>
      </w:hyperlink>
      <w:r w:rsidRPr="00566A9B">
        <w:rPr>
          <w:rFonts w:asciiTheme="majorHAnsi" w:hAnsiTheme="majorHAnsi"/>
        </w:rPr>
        <w:t xml:space="preserve"> or email them at: </w:t>
      </w:r>
      <w:hyperlink r:id="rId23" w:history="1">
        <w:r w:rsidRPr="00566A9B">
          <w:rPr>
            <w:rStyle w:val="Hyperlink"/>
            <w:rFonts w:asciiTheme="majorHAnsi" w:hAnsiTheme="majorHAnsi"/>
            <w:color w:val="auto"/>
          </w:rPr>
          <w:t>mspia.careerservices@baruch.cuny.edu</w:t>
        </w:r>
      </w:hyperlink>
      <w:r w:rsidRPr="00566A9B">
        <w:rPr>
          <w:rFonts w:asciiTheme="majorHAnsi" w:hAnsiTheme="majorHAnsi"/>
        </w:rPr>
        <w:t>.</w:t>
      </w:r>
    </w:p>
    <w:p w14:paraId="52A4A441" w14:textId="5EF13EEC" w:rsidR="005045FB" w:rsidRDefault="005045FB" w:rsidP="008915D7">
      <w:pPr>
        <w:pBdr>
          <w:bottom w:val="single" w:sz="6" w:space="1" w:color="auto"/>
        </w:pBdr>
        <w:rPr>
          <w:rFonts w:asciiTheme="majorHAnsi" w:hAnsiTheme="majorHAnsi" w:cstheme="majorHAnsi"/>
          <w:b/>
        </w:rPr>
      </w:pPr>
    </w:p>
    <w:p w14:paraId="5122EB6E" w14:textId="173D64FA" w:rsidR="008915D7" w:rsidRDefault="008915D7" w:rsidP="008915D7">
      <w:pPr>
        <w:pStyle w:val="CRtext12pt"/>
      </w:pPr>
    </w:p>
    <w:p w14:paraId="18EA98FF" w14:textId="39D834E2" w:rsidR="008915D7" w:rsidRPr="008915D7" w:rsidRDefault="008915D7" w:rsidP="008915D7">
      <w:pPr>
        <w:pStyle w:val="CRtext12pt"/>
        <w:rPr>
          <w:rFonts w:asciiTheme="majorHAnsi" w:hAnsiTheme="majorHAnsi" w:cstheme="majorHAnsi"/>
          <w:b/>
          <w:bCs/>
        </w:rPr>
      </w:pPr>
      <w:r w:rsidRPr="008915D7">
        <w:rPr>
          <w:rFonts w:asciiTheme="majorHAnsi" w:hAnsiTheme="majorHAnsi" w:cstheme="majorHAnsi"/>
          <w:b/>
          <w:bCs/>
        </w:rPr>
        <w:t>SAMPLE STRATEGIES</w:t>
      </w:r>
      <w:r w:rsidR="00E92C83">
        <w:rPr>
          <w:rFonts w:asciiTheme="majorHAnsi" w:hAnsiTheme="majorHAnsi" w:cstheme="majorHAnsi"/>
          <w:b/>
          <w:bCs/>
        </w:rPr>
        <w:t>/TACTICS</w:t>
      </w:r>
      <w:r w:rsidRPr="008915D7">
        <w:rPr>
          <w:rFonts w:asciiTheme="majorHAnsi" w:hAnsiTheme="majorHAnsi" w:cstheme="majorHAnsi"/>
          <w:b/>
          <w:bCs/>
        </w:rPr>
        <w:t xml:space="preserve"> MENU</w:t>
      </w:r>
    </w:p>
    <w:p w14:paraId="7AFC342B" w14:textId="77777777" w:rsidR="008915D7" w:rsidRPr="008915D7" w:rsidRDefault="008915D7" w:rsidP="008915D7">
      <w:pPr>
        <w:pStyle w:val="CRtext12pt"/>
        <w:numPr>
          <w:ilvl w:val="0"/>
          <w:numId w:val="20"/>
        </w:numPr>
        <w:rPr>
          <w:rFonts w:asciiTheme="majorHAnsi" w:hAnsiTheme="majorHAnsi" w:cstheme="majorHAnsi"/>
        </w:rPr>
      </w:pPr>
      <w:r w:rsidRPr="008915D7">
        <w:rPr>
          <w:rFonts w:asciiTheme="majorHAnsi" w:hAnsiTheme="majorHAnsi" w:cstheme="majorHAnsi"/>
        </w:rPr>
        <w:t>Advocacy</w:t>
      </w:r>
    </w:p>
    <w:p w14:paraId="386A450A" w14:textId="77777777" w:rsidR="008915D7" w:rsidRPr="008915D7" w:rsidRDefault="008915D7" w:rsidP="008915D7">
      <w:pPr>
        <w:pStyle w:val="CRtext12pt"/>
        <w:numPr>
          <w:ilvl w:val="0"/>
          <w:numId w:val="19"/>
        </w:numPr>
        <w:rPr>
          <w:rFonts w:asciiTheme="majorHAnsi" w:hAnsiTheme="majorHAnsi" w:cstheme="majorHAnsi"/>
        </w:rPr>
      </w:pPr>
      <w:r w:rsidRPr="008915D7">
        <w:rPr>
          <w:rFonts w:asciiTheme="majorHAnsi" w:hAnsiTheme="majorHAnsi" w:cstheme="majorHAnsi"/>
        </w:rPr>
        <w:t>Celebrity ‘Ambassadors’</w:t>
      </w:r>
    </w:p>
    <w:p w14:paraId="5FE76E5E" w14:textId="77777777" w:rsidR="008915D7" w:rsidRPr="008915D7" w:rsidRDefault="008915D7" w:rsidP="008915D7">
      <w:pPr>
        <w:pStyle w:val="CRtext12pt"/>
        <w:numPr>
          <w:ilvl w:val="0"/>
          <w:numId w:val="19"/>
        </w:numPr>
        <w:rPr>
          <w:rFonts w:asciiTheme="majorHAnsi" w:hAnsiTheme="majorHAnsi" w:cstheme="majorHAnsi"/>
        </w:rPr>
      </w:pPr>
      <w:r w:rsidRPr="008915D7">
        <w:rPr>
          <w:rFonts w:asciiTheme="majorHAnsi" w:hAnsiTheme="majorHAnsi" w:cstheme="majorHAnsi"/>
        </w:rPr>
        <w:t>Coalition-Building</w:t>
      </w:r>
    </w:p>
    <w:p w14:paraId="4C81EEE7" w14:textId="77777777" w:rsidR="008915D7" w:rsidRPr="008915D7" w:rsidRDefault="008915D7" w:rsidP="008915D7">
      <w:pPr>
        <w:pStyle w:val="CRtext12pt"/>
        <w:numPr>
          <w:ilvl w:val="0"/>
          <w:numId w:val="19"/>
        </w:numPr>
        <w:rPr>
          <w:rFonts w:asciiTheme="majorHAnsi" w:hAnsiTheme="majorHAnsi" w:cstheme="majorHAnsi"/>
        </w:rPr>
      </w:pPr>
      <w:r w:rsidRPr="008915D7">
        <w:rPr>
          <w:rFonts w:asciiTheme="majorHAnsi" w:hAnsiTheme="majorHAnsi" w:cstheme="majorHAnsi"/>
        </w:rPr>
        <w:t>Community Organizing</w:t>
      </w:r>
    </w:p>
    <w:p w14:paraId="2FB6FD32" w14:textId="77777777" w:rsidR="008915D7" w:rsidRPr="008915D7" w:rsidRDefault="008915D7" w:rsidP="008915D7">
      <w:pPr>
        <w:pStyle w:val="CRtext12pt"/>
        <w:numPr>
          <w:ilvl w:val="0"/>
          <w:numId w:val="19"/>
        </w:numPr>
        <w:rPr>
          <w:rFonts w:asciiTheme="majorHAnsi" w:hAnsiTheme="majorHAnsi" w:cstheme="majorHAnsi"/>
        </w:rPr>
      </w:pPr>
      <w:r w:rsidRPr="008915D7">
        <w:rPr>
          <w:rFonts w:asciiTheme="majorHAnsi" w:hAnsiTheme="majorHAnsi" w:cstheme="majorHAnsi"/>
        </w:rPr>
        <w:t>Communications/ Messaging</w:t>
      </w:r>
    </w:p>
    <w:p w14:paraId="1A1C2283" w14:textId="77777777" w:rsidR="008915D7" w:rsidRPr="008915D7" w:rsidRDefault="008915D7" w:rsidP="008915D7">
      <w:pPr>
        <w:pStyle w:val="CRtext12pt"/>
        <w:numPr>
          <w:ilvl w:val="0"/>
          <w:numId w:val="19"/>
        </w:numPr>
        <w:rPr>
          <w:rFonts w:asciiTheme="majorHAnsi" w:hAnsiTheme="majorHAnsi" w:cstheme="majorHAnsi"/>
        </w:rPr>
      </w:pPr>
      <w:r w:rsidRPr="008915D7">
        <w:rPr>
          <w:rFonts w:asciiTheme="majorHAnsi" w:hAnsiTheme="majorHAnsi" w:cstheme="majorHAnsi"/>
        </w:rPr>
        <w:t>Demonstrations</w:t>
      </w:r>
    </w:p>
    <w:p w14:paraId="4464A9AC" w14:textId="77777777" w:rsidR="008915D7" w:rsidRPr="008915D7" w:rsidRDefault="008915D7" w:rsidP="008915D7">
      <w:pPr>
        <w:pStyle w:val="CRtext12pt"/>
        <w:numPr>
          <w:ilvl w:val="0"/>
          <w:numId w:val="19"/>
        </w:numPr>
        <w:rPr>
          <w:rFonts w:asciiTheme="majorHAnsi" w:hAnsiTheme="majorHAnsi" w:cstheme="majorHAnsi"/>
        </w:rPr>
      </w:pPr>
      <w:r w:rsidRPr="008915D7">
        <w:rPr>
          <w:rFonts w:asciiTheme="majorHAnsi" w:hAnsiTheme="majorHAnsi" w:cstheme="majorHAnsi"/>
        </w:rPr>
        <w:t>Film and Theater</w:t>
      </w:r>
    </w:p>
    <w:p w14:paraId="64CDFA28" w14:textId="77777777" w:rsidR="008915D7" w:rsidRPr="008915D7" w:rsidRDefault="008915D7" w:rsidP="008915D7">
      <w:pPr>
        <w:pStyle w:val="CRtext12pt"/>
        <w:numPr>
          <w:ilvl w:val="0"/>
          <w:numId w:val="19"/>
        </w:numPr>
        <w:rPr>
          <w:rFonts w:asciiTheme="majorHAnsi" w:hAnsiTheme="majorHAnsi" w:cstheme="majorHAnsi"/>
        </w:rPr>
      </w:pPr>
      <w:r w:rsidRPr="008915D7">
        <w:rPr>
          <w:rFonts w:asciiTheme="majorHAnsi" w:hAnsiTheme="majorHAnsi" w:cstheme="majorHAnsi"/>
        </w:rPr>
        <w:lastRenderedPageBreak/>
        <w:t>Leadership Development</w:t>
      </w:r>
    </w:p>
    <w:p w14:paraId="4D02C618" w14:textId="77777777" w:rsidR="008915D7" w:rsidRPr="008915D7" w:rsidRDefault="008915D7" w:rsidP="008915D7">
      <w:pPr>
        <w:pStyle w:val="CRtext12pt"/>
        <w:numPr>
          <w:ilvl w:val="0"/>
          <w:numId w:val="19"/>
        </w:numPr>
        <w:rPr>
          <w:rFonts w:asciiTheme="majorHAnsi" w:hAnsiTheme="majorHAnsi" w:cstheme="majorHAnsi"/>
        </w:rPr>
      </w:pPr>
      <w:r w:rsidRPr="008915D7">
        <w:rPr>
          <w:rFonts w:asciiTheme="majorHAnsi" w:hAnsiTheme="majorHAnsi" w:cstheme="majorHAnsi"/>
        </w:rPr>
        <w:t>Legislation</w:t>
      </w:r>
    </w:p>
    <w:p w14:paraId="7E766054" w14:textId="77777777" w:rsidR="008915D7" w:rsidRPr="008915D7" w:rsidRDefault="008915D7" w:rsidP="008915D7">
      <w:pPr>
        <w:pStyle w:val="CRtext12pt"/>
        <w:numPr>
          <w:ilvl w:val="0"/>
          <w:numId w:val="19"/>
        </w:numPr>
        <w:rPr>
          <w:rFonts w:asciiTheme="majorHAnsi" w:hAnsiTheme="majorHAnsi" w:cstheme="majorHAnsi"/>
        </w:rPr>
      </w:pPr>
      <w:r w:rsidRPr="008915D7">
        <w:rPr>
          <w:rFonts w:asciiTheme="majorHAnsi" w:hAnsiTheme="majorHAnsi" w:cstheme="majorHAnsi"/>
        </w:rPr>
        <w:t>Litigation</w:t>
      </w:r>
    </w:p>
    <w:p w14:paraId="1E5A8003" w14:textId="77777777" w:rsidR="008915D7" w:rsidRPr="008915D7" w:rsidRDefault="008915D7" w:rsidP="008915D7">
      <w:pPr>
        <w:pStyle w:val="CRtext12pt"/>
        <w:numPr>
          <w:ilvl w:val="0"/>
          <w:numId w:val="19"/>
        </w:numPr>
        <w:rPr>
          <w:rFonts w:asciiTheme="majorHAnsi" w:hAnsiTheme="majorHAnsi" w:cstheme="majorHAnsi"/>
        </w:rPr>
      </w:pPr>
      <w:r w:rsidRPr="008915D7">
        <w:rPr>
          <w:rFonts w:asciiTheme="majorHAnsi" w:hAnsiTheme="majorHAnsi" w:cstheme="majorHAnsi"/>
        </w:rPr>
        <w:t>Media Outreach</w:t>
      </w:r>
    </w:p>
    <w:p w14:paraId="10EDB28F" w14:textId="77777777" w:rsidR="008915D7" w:rsidRPr="008915D7" w:rsidRDefault="008915D7" w:rsidP="008915D7">
      <w:pPr>
        <w:pStyle w:val="CRtext12pt"/>
        <w:numPr>
          <w:ilvl w:val="0"/>
          <w:numId w:val="19"/>
        </w:numPr>
        <w:rPr>
          <w:rFonts w:asciiTheme="majorHAnsi" w:hAnsiTheme="majorHAnsi" w:cstheme="majorHAnsi"/>
        </w:rPr>
      </w:pPr>
      <w:r w:rsidRPr="008915D7">
        <w:rPr>
          <w:rFonts w:asciiTheme="majorHAnsi" w:hAnsiTheme="majorHAnsi" w:cstheme="majorHAnsi"/>
        </w:rPr>
        <w:t>Petitions</w:t>
      </w:r>
    </w:p>
    <w:p w14:paraId="09E7C5A9" w14:textId="77777777" w:rsidR="008915D7" w:rsidRPr="008915D7" w:rsidRDefault="008915D7" w:rsidP="008915D7">
      <w:pPr>
        <w:pStyle w:val="CRtext12pt"/>
        <w:numPr>
          <w:ilvl w:val="0"/>
          <w:numId w:val="19"/>
        </w:numPr>
        <w:rPr>
          <w:rFonts w:asciiTheme="majorHAnsi" w:hAnsiTheme="majorHAnsi" w:cstheme="majorHAnsi"/>
        </w:rPr>
      </w:pPr>
      <w:r w:rsidRPr="008915D7">
        <w:rPr>
          <w:rFonts w:asciiTheme="majorHAnsi" w:hAnsiTheme="majorHAnsi" w:cstheme="majorHAnsi"/>
        </w:rPr>
        <w:t>Policy Change</w:t>
      </w:r>
    </w:p>
    <w:p w14:paraId="1B96903B" w14:textId="77777777" w:rsidR="008915D7" w:rsidRPr="008915D7" w:rsidRDefault="008915D7" w:rsidP="008915D7">
      <w:pPr>
        <w:pStyle w:val="CRtext12pt"/>
        <w:numPr>
          <w:ilvl w:val="0"/>
          <w:numId w:val="19"/>
        </w:numPr>
        <w:rPr>
          <w:rFonts w:asciiTheme="majorHAnsi" w:hAnsiTheme="majorHAnsi" w:cstheme="majorHAnsi"/>
        </w:rPr>
      </w:pPr>
      <w:r w:rsidRPr="008915D7">
        <w:rPr>
          <w:rFonts w:asciiTheme="majorHAnsi" w:hAnsiTheme="majorHAnsi" w:cstheme="majorHAnsi"/>
        </w:rPr>
        <w:t>Public Arts</w:t>
      </w:r>
    </w:p>
    <w:p w14:paraId="7A27E4DF" w14:textId="77777777" w:rsidR="008915D7" w:rsidRPr="008915D7" w:rsidRDefault="008915D7" w:rsidP="008915D7">
      <w:pPr>
        <w:pStyle w:val="CRtext12pt"/>
        <w:numPr>
          <w:ilvl w:val="0"/>
          <w:numId w:val="19"/>
        </w:numPr>
        <w:rPr>
          <w:rFonts w:asciiTheme="majorHAnsi" w:hAnsiTheme="majorHAnsi" w:cstheme="majorHAnsi"/>
        </w:rPr>
      </w:pPr>
      <w:r w:rsidRPr="008915D7">
        <w:rPr>
          <w:rFonts w:asciiTheme="majorHAnsi" w:hAnsiTheme="majorHAnsi" w:cstheme="majorHAnsi"/>
        </w:rPr>
        <w:t>Public Education</w:t>
      </w:r>
    </w:p>
    <w:p w14:paraId="67843D1D" w14:textId="77777777" w:rsidR="008915D7" w:rsidRPr="008915D7" w:rsidRDefault="008915D7" w:rsidP="008915D7">
      <w:pPr>
        <w:pStyle w:val="CRtext12pt"/>
        <w:numPr>
          <w:ilvl w:val="0"/>
          <w:numId w:val="19"/>
        </w:numPr>
        <w:rPr>
          <w:rFonts w:asciiTheme="majorHAnsi" w:hAnsiTheme="majorHAnsi" w:cstheme="majorHAnsi"/>
        </w:rPr>
      </w:pPr>
      <w:r w:rsidRPr="008915D7">
        <w:rPr>
          <w:rFonts w:asciiTheme="majorHAnsi" w:hAnsiTheme="majorHAnsi" w:cstheme="majorHAnsi"/>
        </w:rPr>
        <w:t>Public Service Advertising</w:t>
      </w:r>
    </w:p>
    <w:p w14:paraId="57297659" w14:textId="77777777" w:rsidR="008915D7" w:rsidRPr="008915D7" w:rsidRDefault="008915D7" w:rsidP="008915D7">
      <w:pPr>
        <w:pStyle w:val="CRtext12pt"/>
        <w:numPr>
          <w:ilvl w:val="0"/>
          <w:numId w:val="19"/>
        </w:numPr>
        <w:rPr>
          <w:rFonts w:asciiTheme="majorHAnsi" w:hAnsiTheme="majorHAnsi" w:cstheme="majorHAnsi"/>
        </w:rPr>
      </w:pPr>
      <w:r w:rsidRPr="008915D7">
        <w:rPr>
          <w:rFonts w:asciiTheme="majorHAnsi" w:hAnsiTheme="majorHAnsi" w:cstheme="majorHAnsi"/>
        </w:rPr>
        <w:t>Public Speaker Training</w:t>
      </w:r>
    </w:p>
    <w:p w14:paraId="6CAE14FD" w14:textId="77777777" w:rsidR="008915D7" w:rsidRPr="008915D7" w:rsidRDefault="008915D7" w:rsidP="008915D7">
      <w:pPr>
        <w:pStyle w:val="CRtext12pt"/>
        <w:numPr>
          <w:ilvl w:val="0"/>
          <w:numId w:val="19"/>
        </w:numPr>
        <w:rPr>
          <w:rFonts w:asciiTheme="majorHAnsi" w:hAnsiTheme="majorHAnsi" w:cstheme="majorHAnsi"/>
        </w:rPr>
      </w:pPr>
      <w:r w:rsidRPr="008915D7">
        <w:rPr>
          <w:rFonts w:asciiTheme="majorHAnsi" w:hAnsiTheme="majorHAnsi" w:cstheme="majorHAnsi"/>
        </w:rPr>
        <w:t>Social Media</w:t>
      </w:r>
    </w:p>
    <w:p w14:paraId="6D6813E3" w14:textId="77777777" w:rsidR="008915D7" w:rsidRPr="008915D7" w:rsidRDefault="008915D7" w:rsidP="008915D7">
      <w:pPr>
        <w:pStyle w:val="CRtext12pt"/>
        <w:numPr>
          <w:ilvl w:val="0"/>
          <w:numId w:val="19"/>
        </w:numPr>
        <w:rPr>
          <w:rFonts w:asciiTheme="majorHAnsi" w:hAnsiTheme="majorHAnsi" w:cstheme="majorHAnsi"/>
        </w:rPr>
      </w:pPr>
      <w:r w:rsidRPr="008915D7">
        <w:rPr>
          <w:rFonts w:asciiTheme="majorHAnsi" w:hAnsiTheme="majorHAnsi" w:cstheme="majorHAnsi"/>
        </w:rPr>
        <w:t>Research and Data Analysis</w:t>
      </w:r>
    </w:p>
    <w:p w14:paraId="4CCFCD8C" w14:textId="77777777" w:rsidR="008915D7" w:rsidRPr="008915D7" w:rsidRDefault="008915D7" w:rsidP="008915D7">
      <w:pPr>
        <w:pStyle w:val="CRtext12pt"/>
        <w:numPr>
          <w:ilvl w:val="0"/>
          <w:numId w:val="19"/>
        </w:numPr>
        <w:rPr>
          <w:rFonts w:asciiTheme="majorHAnsi" w:hAnsiTheme="majorHAnsi" w:cstheme="majorHAnsi"/>
        </w:rPr>
      </w:pPr>
      <w:r w:rsidRPr="008915D7">
        <w:rPr>
          <w:rFonts w:asciiTheme="majorHAnsi" w:hAnsiTheme="majorHAnsi" w:cstheme="majorHAnsi"/>
        </w:rPr>
        <w:t>Reports</w:t>
      </w:r>
    </w:p>
    <w:p w14:paraId="5B0D44DB" w14:textId="77777777" w:rsidR="008915D7" w:rsidRPr="008915D7" w:rsidRDefault="008915D7" w:rsidP="008915D7">
      <w:pPr>
        <w:pStyle w:val="CRtext12pt"/>
        <w:numPr>
          <w:ilvl w:val="0"/>
          <w:numId w:val="19"/>
        </w:numPr>
        <w:rPr>
          <w:rFonts w:asciiTheme="majorHAnsi" w:hAnsiTheme="majorHAnsi" w:cstheme="majorHAnsi"/>
        </w:rPr>
      </w:pPr>
      <w:r w:rsidRPr="008915D7">
        <w:rPr>
          <w:rFonts w:asciiTheme="majorHAnsi" w:hAnsiTheme="majorHAnsi" w:cstheme="majorHAnsi"/>
        </w:rPr>
        <w:t xml:space="preserve"> Social Media</w:t>
      </w:r>
    </w:p>
    <w:p w14:paraId="27176CF6" w14:textId="77777777" w:rsidR="008915D7" w:rsidRPr="008915D7" w:rsidRDefault="008915D7" w:rsidP="008915D7">
      <w:pPr>
        <w:pStyle w:val="CRtext12pt"/>
        <w:numPr>
          <w:ilvl w:val="0"/>
          <w:numId w:val="19"/>
        </w:numPr>
        <w:rPr>
          <w:rFonts w:asciiTheme="majorHAnsi" w:hAnsiTheme="majorHAnsi" w:cstheme="majorHAnsi"/>
        </w:rPr>
      </w:pPr>
      <w:r w:rsidRPr="008915D7">
        <w:rPr>
          <w:rFonts w:asciiTheme="majorHAnsi" w:hAnsiTheme="majorHAnsi" w:cstheme="majorHAnsi"/>
        </w:rPr>
        <w:t>Story Telling</w:t>
      </w:r>
    </w:p>
    <w:p w14:paraId="48BBE651" w14:textId="77777777" w:rsidR="008915D7" w:rsidRPr="008915D7" w:rsidRDefault="008915D7" w:rsidP="008915D7">
      <w:pPr>
        <w:pStyle w:val="CRtext12pt"/>
        <w:numPr>
          <w:ilvl w:val="0"/>
          <w:numId w:val="19"/>
        </w:numPr>
        <w:rPr>
          <w:rFonts w:asciiTheme="majorHAnsi" w:hAnsiTheme="majorHAnsi" w:cstheme="majorHAnsi"/>
        </w:rPr>
      </w:pPr>
      <w:r w:rsidRPr="008915D7">
        <w:rPr>
          <w:rFonts w:asciiTheme="majorHAnsi" w:hAnsiTheme="majorHAnsi" w:cstheme="majorHAnsi"/>
        </w:rPr>
        <w:t>‘Stunning’ Statistics</w:t>
      </w:r>
    </w:p>
    <w:p w14:paraId="6B7FA02B" w14:textId="77777777" w:rsidR="008915D7" w:rsidRPr="008915D7" w:rsidRDefault="008915D7" w:rsidP="008915D7">
      <w:pPr>
        <w:pStyle w:val="CRtext12pt"/>
        <w:numPr>
          <w:ilvl w:val="0"/>
          <w:numId w:val="19"/>
        </w:numPr>
        <w:rPr>
          <w:rFonts w:asciiTheme="majorHAnsi" w:hAnsiTheme="majorHAnsi" w:cstheme="majorHAnsi"/>
        </w:rPr>
      </w:pPr>
      <w:r w:rsidRPr="008915D7">
        <w:rPr>
          <w:rFonts w:asciiTheme="majorHAnsi" w:hAnsiTheme="majorHAnsi" w:cstheme="majorHAnsi"/>
        </w:rPr>
        <w:t>Research and Data Analysis</w:t>
      </w:r>
    </w:p>
    <w:p w14:paraId="65204040" w14:textId="77777777" w:rsidR="008915D7" w:rsidRPr="008915D7" w:rsidRDefault="008915D7" w:rsidP="008915D7">
      <w:pPr>
        <w:pStyle w:val="CRtext12pt"/>
        <w:numPr>
          <w:ilvl w:val="0"/>
          <w:numId w:val="19"/>
        </w:numPr>
        <w:rPr>
          <w:rFonts w:asciiTheme="majorHAnsi" w:hAnsiTheme="majorHAnsi" w:cstheme="majorHAnsi"/>
        </w:rPr>
      </w:pPr>
      <w:r w:rsidRPr="008915D7">
        <w:rPr>
          <w:rFonts w:asciiTheme="majorHAnsi" w:hAnsiTheme="majorHAnsi" w:cstheme="majorHAnsi"/>
        </w:rPr>
        <w:t>Reports and Surveys</w:t>
      </w:r>
    </w:p>
    <w:p w14:paraId="29578112" w14:textId="394D4A18" w:rsidR="008915D7" w:rsidRPr="008915D7" w:rsidRDefault="008915D7" w:rsidP="008915D7">
      <w:pPr>
        <w:pStyle w:val="CRtext12pt"/>
        <w:numPr>
          <w:ilvl w:val="0"/>
          <w:numId w:val="19"/>
        </w:numPr>
        <w:pBdr>
          <w:bottom w:val="single" w:sz="6" w:space="1" w:color="auto"/>
        </w:pBdr>
        <w:rPr>
          <w:rFonts w:asciiTheme="majorHAnsi" w:hAnsiTheme="majorHAnsi" w:cstheme="majorHAnsi"/>
        </w:rPr>
      </w:pPr>
      <w:r w:rsidRPr="008915D7">
        <w:rPr>
          <w:rFonts w:asciiTheme="majorHAnsi" w:hAnsiTheme="majorHAnsi" w:cstheme="majorHAnsi"/>
        </w:rPr>
        <w:t>Targeted Speaking Engagements and Bureaus</w:t>
      </w:r>
    </w:p>
    <w:p w14:paraId="3F689E89" w14:textId="77777777" w:rsidR="008915D7" w:rsidRPr="008915D7" w:rsidRDefault="008915D7" w:rsidP="008915D7">
      <w:pPr>
        <w:pStyle w:val="CRtext12pt"/>
      </w:pPr>
    </w:p>
    <w:p w14:paraId="2B9CC9A2" w14:textId="77777777" w:rsidR="00FF3655" w:rsidRDefault="00FF3655" w:rsidP="00F155AA">
      <w:pPr>
        <w:jc w:val="center"/>
        <w:rPr>
          <w:rFonts w:asciiTheme="majorHAnsi" w:hAnsiTheme="majorHAnsi" w:cstheme="majorHAnsi"/>
          <w:b/>
        </w:rPr>
      </w:pPr>
    </w:p>
    <w:p w14:paraId="6ADDE2C7" w14:textId="77777777" w:rsidR="00FF3655" w:rsidRDefault="00FF3655" w:rsidP="00F155AA">
      <w:pPr>
        <w:jc w:val="center"/>
        <w:rPr>
          <w:rFonts w:asciiTheme="majorHAnsi" w:hAnsiTheme="majorHAnsi" w:cstheme="majorHAnsi"/>
          <w:b/>
        </w:rPr>
      </w:pPr>
    </w:p>
    <w:p w14:paraId="32D2C2A5" w14:textId="77777777" w:rsidR="00F4355B" w:rsidRDefault="00F4355B" w:rsidP="00F155AA">
      <w:pPr>
        <w:jc w:val="center"/>
        <w:rPr>
          <w:rFonts w:asciiTheme="majorHAnsi" w:hAnsiTheme="majorHAnsi" w:cstheme="majorHAnsi"/>
          <w:b/>
        </w:rPr>
      </w:pPr>
    </w:p>
    <w:p w14:paraId="4AA51FD6" w14:textId="77777777" w:rsidR="00F4355B" w:rsidRDefault="00F4355B" w:rsidP="00F155AA">
      <w:pPr>
        <w:jc w:val="center"/>
        <w:rPr>
          <w:rFonts w:asciiTheme="majorHAnsi" w:hAnsiTheme="majorHAnsi" w:cstheme="majorHAnsi"/>
          <w:b/>
        </w:rPr>
      </w:pPr>
    </w:p>
    <w:p w14:paraId="4A6035FB" w14:textId="77777777" w:rsidR="00F4355B" w:rsidRDefault="00F4355B" w:rsidP="00F155AA">
      <w:pPr>
        <w:jc w:val="center"/>
        <w:rPr>
          <w:rFonts w:asciiTheme="majorHAnsi" w:hAnsiTheme="majorHAnsi" w:cstheme="majorHAnsi"/>
          <w:b/>
        </w:rPr>
      </w:pPr>
    </w:p>
    <w:p w14:paraId="729AA5A2" w14:textId="77777777" w:rsidR="00F4355B" w:rsidRDefault="00F4355B" w:rsidP="00F155AA">
      <w:pPr>
        <w:jc w:val="center"/>
        <w:rPr>
          <w:rFonts w:asciiTheme="majorHAnsi" w:hAnsiTheme="majorHAnsi" w:cstheme="majorHAnsi"/>
          <w:b/>
        </w:rPr>
      </w:pPr>
    </w:p>
    <w:p w14:paraId="044553EB" w14:textId="6803BDF1" w:rsidR="000F644D" w:rsidRPr="00566A9B" w:rsidRDefault="00F155AA" w:rsidP="00F155AA">
      <w:pPr>
        <w:jc w:val="center"/>
        <w:rPr>
          <w:rFonts w:asciiTheme="majorHAnsi" w:hAnsiTheme="majorHAnsi" w:cstheme="majorHAnsi"/>
          <w:b/>
        </w:rPr>
      </w:pPr>
      <w:r w:rsidRPr="00566A9B">
        <w:rPr>
          <w:rFonts w:asciiTheme="majorHAnsi" w:hAnsiTheme="majorHAnsi" w:cstheme="majorHAnsi"/>
          <w:b/>
        </w:rPr>
        <w:t>SCHEDULE</w:t>
      </w:r>
      <w:r w:rsidR="00325C13" w:rsidRPr="00566A9B">
        <w:rPr>
          <w:rFonts w:asciiTheme="majorHAnsi" w:hAnsiTheme="majorHAnsi" w:cstheme="majorHAnsi"/>
          <w:b/>
        </w:rPr>
        <w:t xml:space="preserve"> </w:t>
      </w:r>
    </w:p>
    <w:p w14:paraId="04F065FF" w14:textId="77777777" w:rsidR="007F3B06" w:rsidRPr="007F3B06" w:rsidRDefault="007F3B06" w:rsidP="007F3B06">
      <w:pPr>
        <w:jc w:val="center"/>
        <w:rPr>
          <w:rFonts w:asciiTheme="majorHAnsi" w:hAnsiTheme="majorHAnsi" w:cstheme="majorHAnsi"/>
        </w:rPr>
      </w:pPr>
      <w:r w:rsidRPr="007F3B06">
        <w:rPr>
          <w:rFonts w:asciiTheme="majorHAnsi" w:hAnsiTheme="majorHAnsi" w:cstheme="majorHAnsi"/>
          <w:b/>
        </w:rPr>
        <w:t>(Brief Outline: see course site for more information)</w:t>
      </w:r>
    </w:p>
    <w:p w14:paraId="15859CC4" w14:textId="2D348ADB" w:rsidR="007F3B06" w:rsidRPr="007F3B06" w:rsidRDefault="007F3B06" w:rsidP="007F3B06">
      <w:pPr>
        <w:jc w:val="center"/>
        <w:rPr>
          <w:rFonts w:asciiTheme="majorHAnsi" w:hAnsiTheme="majorHAnsi" w:cstheme="majorHAnsi"/>
          <w:b/>
        </w:rPr>
      </w:pPr>
    </w:p>
    <w:tbl>
      <w:tblPr>
        <w:tblStyle w:val="TableGrid"/>
        <w:tblW w:w="0" w:type="auto"/>
        <w:tblLayout w:type="fixed"/>
        <w:tblLook w:val="04A0" w:firstRow="1" w:lastRow="0" w:firstColumn="1" w:lastColumn="0" w:noHBand="0" w:noVBand="1"/>
      </w:tblPr>
      <w:tblGrid>
        <w:gridCol w:w="1885"/>
        <w:gridCol w:w="2880"/>
        <w:gridCol w:w="5305"/>
      </w:tblGrid>
      <w:tr w:rsidR="00566A9B" w:rsidRPr="007F3B06" w14:paraId="2FC31E7E" w14:textId="77777777" w:rsidTr="007F3B06">
        <w:tc>
          <w:tcPr>
            <w:tcW w:w="1885" w:type="dxa"/>
          </w:tcPr>
          <w:p w14:paraId="41DBB65D" w14:textId="77777777" w:rsidR="007F3B06" w:rsidRPr="007F3B06" w:rsidRDefault="007F3B06" w:rsidP="007F3B06">
            <w:pPr>
              <w:spacing w:after="0" w:line="240" w:lineRule="auto"/>
              <w:rPr>
                <w:rFonts w:asciiTheme="majorHAnsi" w:hAnsiTheme="majorHAnsi" w:cstheme="majorHAnsi"/>
                <w:b/>
              </w:rPr>
            </w:pPr>
            <w:r w:rsidRPr="007F3B06">
              <w:rPr>
                <w:rFonts w:asciiTheme="majorHAnsi" w:hAnsiTheme="majorHAnsi" w:cstheme="majorHAnsi"/>
                <w:b/>
              </w:rPr>
              <w:t>Date</w:t>
            </w:r>
          </w:p>
        </w:tc>
        <w:tc>
          <w:tcPr>
            <w:tcW w:w="2880" w:type="dxa"/>
          </w:tcPr>
          <w:p w14:paraId="24EFD93D" w14:textId="77777777" w:rsidR="007F3B06" w:rsidRPr="007F3B06" w:rsidRDefault="007F3B06" w:rsidP="007F3B06">
            <w:pPr>
              <w:spacing w:after="0" w:line="240" w:lineRule="auto"/>
              <w:rPr>
                <w:rFonts w:asciiTheme="majorHAnsi" w:hAnsiTheme="majorHAnsi" w:cstheme="majorHAnsi"/>
                <w:b/>
              </w:rPr>
            </w:pPr>
            <w:r w:rsidRPr="007F3B06">
              <w:rPr>
                <w:rFonts w:asciiTheme="majorHAnsi" w:hAnsiTheme="majorHAnsi" w:cstheme="majorHAnsi"/>
                <w:b/>
              </w:rPr>
              <w:t>Topic</w:t>
            </w:r>
          </w:p>
        </w:tc>
        <w:tc>
          <w:tcPr>
            <w:tcW w:w="5305" w:type="dxa"/>
          </w:tcPr>
          <w:p w14:paraId="206DCFA1" w14:textId="77777777" w:rsidR="007F3B06" w:rsidRPr="007F3B06" w:rsidRDefault="007F3B06" w:rsidP="007F3B06">
            <w:pPr>
              <w:spacing w:after="0" w:line="240" w:lineRule="auto"/>
              <w:rPr>
                <w:rFonts w:asciiTheme="majorHAnsi" w:hAnsiTheme="majorHAnsi" w:cstheme="majorHAnsi"/>
                <w:b/>
              </w:rPr>
            </w:pPr>
            <w:r w:rsidRPr="007F3B06">
              <w:rPr>
                <w:rFonts w:asciiTheme="majorHAnsi" w:hAnsiTheme="majorHAnsi" w:cstheme="majorHAnsi"/>
                <w:b/>
              </w:rPr>
              <w:t>Reading/Assignment</w:t>
            </w:r>
          </w:p>
        </w:tc>
      </w:tr>
      <w:tr w:rsidR="00566A9B" w:rsidRPr="007F3B06" w14:paraId="3A056916" w14:textId="77777777" w:rsidTr="007F3B06">
        <w:tc>
          <w:tcPr>
            <w:tcW w:w="1885" w:type="dxa"/>
          </w:tcPr>
          <w:p w14:paraId="6B759ACB" w14:textId="5594602B" w:rsidR="007F3B06" w:rsidRPr="007F3B06" w:rsidRDefault="007F3B06" w:rsidP="007F3B06">
            <w:pPr>
              <w:spacing w:after="0" w:line="240" w:lineRule="auto"/>
              <w:rPr>
                <w:rFonts w:asciiTheme="majorHAnsi" w:hAnsiTheme="majorHAnsi" w:cstheme="majorHAnsi"/>
                <w:b/>
              </w:rPr>
            </w:pPr>
            <w:r w:rsidRPr="007F3B06">
              <w:rPr>
                <w:rFonts w:asciiTheme="majorHAnsi" w:hAnsiTheme="majorHAnsi" w:cstheme="majorHAnsi"/>
                <w:b/>
              </w:rPr>
              <w:t>January 3</w:t>
            </w:r>
            <w:r w:rsidR="00F4355B">
              <w:rPr>
                <w:rFonts w:asciiTheme="majorHAnsi" w:hAnsiTheme="majorHAnsi" w:cstheme="majorHAnsi"/>
                <w:b/>
              </w:rPr>
              <w:t>1</w:t>
            </w:r>
          </w:p>
        </w:tc>
        <w:tc>
          <w:tcPr>
            <w:tcW w:w="2880" w:type="dxa"/>
          </w:tcPr>
          <w:p w14:paraId="19C0417A" w14:textId="77777777" w:rsidR="007F3B06" w:rsidRPr="007F3B06" w:rsidRDefault="007F3B06" w:rsidP="007F3B06">
            <w:pPr>
              <w:spacing w:after="0" w:line="240" w:lineRule="auto"/>
              <w:rPr>
                <w:rFonts w:asciiTheme="majorHAnsi" w:hAnsiTheme="majorHAnsi" w:cstheme="majorHAnsi"/>
                <w:bCs/>
              </w:rPr>
            </w:pPr>
            <w:r w:rsidRPr="007F3B06">
              <w:rPr>
                <w:rFonts w:asciiTheme="majorHAnsi" w:hAnsiTheme="majorHAnsi" w:cstheme="majorHAnsi"/>
                <w:bCs/>
              </w:rPr>
              <w:t>Positionality and Introductions</w:t>
            </w:r>
          </w:p>
        </w:tc>
        <w:tc>
          <w:tcPr>
            <w:tcW w:w="5305" w:type="dxa"/>
          </w:tcPr>
          <w:p w14:paraId="363A0F57" w14:textId="43A9FC36" w:rsidR="007F3B06" w:rsidRDefault="007F3B06" w:rsidP="007F3B06">
            <w:pPr>
              <w:spacing w:after="0" w:line="240" w:lineRule="auto"/>
              <w:rPr>
                <w:rFonts w:asciiTheme="majorHAnsi" w:hAnsiTheme="majorHAnsi" w:cstheme="majorHAnsi"/>
                <w:bCs/>
              </w:rPr>
            </w:pPr>
            <w:r w:rsidRPr="007F3B06">
              <w:rPr>
                <w:rFonts w:asciiTheme="majorHAnsi" w:hAnsiTheme="majorHAnsi" w:cstheme="majorHAnsi"/>
                <w:bCs/>
              </w:rPr>
              <w:t>Please fill out</w:t>
            </w:r>
            <w:r w:rsidR="002C65F2">
              <w:rPr>
                <w:rFonts w:asciiTheme="majorHAnsi" w:hAnsiTheme="majorHAnsi" w:cstheme="majorHAnsi"/>
                <w:bCs/>
              </w:rPr>
              <w:t xml:space="preserve"> this</w:t>
            </w:r>
            <w:r w:rsidRPr="007F3B06">
              <w:rPr>
                <w:rFonts w:asciiTheme="majorHAnsi" w:hAnsiTheme="majorHAnsi" w:cstheme="majorHAnsi"/>
                <w:bCs/>
              </w:rPr>
              <w:t xml:space="preserve"> </w:t>
            </w:r>
            <w:r w:rsidR="002C65F2">
              <w:rPr>
                <w:rFonts w:asciiTheme="majorHAnsi" w:hAnsiTheme="majorHAnsi" w:cstheme="majorHAnsi"/>
                <w:bCs/>
              </w:rPr>
              <w:t>pre-</w:t>
            </w:r>
            <w:r w:rsidRPr="007F3B06">
              <w:rPr>
                <w:rFonts w:asciiTheme="majorHAnsi" w:hAnsiTheme="majorHAnsi" w:cstheme="majorHAnsi"/>
                <w:bCs/>
              </w:rPr>
              <w:t>survey before class</w:t>
            </w:r>
            <w:r w:rsidR="002C65F2">
              <w:rPr>
                <w:rFonts w:asciiTheme="majorHAnsi" w:hAnsiTheme="majorHAnsi" w:cstheme="majorHAnsi"/>
                <w:bCs/>
              </w:rPr>
              <w:t xml:space="preserve">: </w:t>
            </w:r>
            <w:hyperlink r:id="rId24" w:history="1">
              <w:r w:rsidR="002C65F2" w:rsidRPr="005162B1">
                <w:rPr>
                  <w:rStyle w:val="Hyperlink"/>
                  <w:rFonts w:asciiTheme="majorHAnsi" w:hAnsiTheme="majorHAnsi" w:cstheme="majorHAnsi"/>
                  <w:bCs/>
                </w:rPr>
                <w:t>https://docs.google.com/forms/d/e/1FAIpQLScUpYJl0D_o2Z7Gze81xC107t6VqnaVUelp8ru8oaM51WY6eA/viewform?usp=sf_link</w:t>
              </w:r>
            </w:hyperlink>
            <w:r w:rsidR="002C65F2">
              <w:rPr>
                <w:rFonts w:asciiTheme="majorHAnsi" w:hAnsiTheme="majorHAnsi" w:cstheme="majorHAnsi"/>
                <w:bCs/>
              </w:rPr>
              <w:t xml:space="preserve"> </w:t>
            </w:r>
          </w:p>
          <w:p w14:paraId="7F9CB62A" w14:textId="7F673A71" w:rsidR="002C65F2" w:rsidRPr="002C65F2" w:rsidRDefault="002C65F2" w:rsidP="002C65F2">
            <w:pPr>
              <w:pStyle w:val="CRtext12pt"/>
            </w:pPr>
          </w:p>
        </w:tc>
      </w:tr>
      <w:tr w:rsidR="00566A9B" w:rsidRPr="007F3B06" w14:paraId="5BFFFD93" w14:textId="77777777" w:rsidTr="007F3B06">
        <w:tc>
          <w:tcPr>
            <w:tcW w:w="1885" w:type="dxa"/>
          </w:tcPr>
          <w:p w14:paraId="7C9D4655" w14:textId="34677A3A" w:rsidR="007F3B06" w:rsidRPr="007F3B06" w:rsidRDefault="007F3B06" w:rsidP="007F3B06">
            <w:pPr>
              <w:spacing w:after="0" w:line="240" w:lineRule="auto"/>
              <w:rPr>
                <w:rFonts w:asciiTheme="majorHAnsi" w:hAnsiTheme="majorHAnsi" w:cstheme="majorHAnsi"/>
                <w:b/>
              </w:rPr>
            </w:pPr>
            <w:r w:rsidRPr="007F3B06">
              <w:rPr>
                <w:rFonts w:asciiTheme="majorHAnsi" w:hAnsiTheme="majorHAnsi" w:cstheme="majorHAnsi"/>
                <w:b/>
              </w:rPr>
              <w:t xml:space="preserve">February </w:t>
            </w:r>
            <w:r w:rsidR="00F4355B">
              <w:rPr>
                <w:rFonts w:asciiTheme="majorHAnsi" w:hAnsiTheme="majorHAnsi" w:cstheme="majorHAnsi"/>
                <w:b/>
              </w:rPr>
              <w:t>7</w:t>
            </w:r>
          </w:p>
        </w:tc>
        <w:tc>
          <w:tcPr>
            <w:tcW w:w="2880" w:type="dxa"/>
          </w:tcPr>
          <w:p w14:paraId="38A026D0" w14:textId="7ABD4F5F" w:rsidR="007F3B06" w:rsidRPr="007F3B06" w:rsidRDefault="007F3B06" w:rsidP="007F3B06">
            <w:pPr>
              <w:spacing w:after="0" w:line="240" w:lineRule="auto"/>
              <w:rPr>
                <w:rFonts w:asciiTheme="majorHAnsi" w:hAnsiTheme="majorHAnsi" w:cstheme="majorHAnsi"/>
                <w:bCs/>
              </w:rPr>
            </w:pPr>
            <w:r w:rsidRPr="007F3B06">
              <w:rPr>
                <w:rFonts w:asciiTheme="majorHAnsi" w:hAnsiTheme="majorHAnsi" w:cstheme="majorHAnsi"/>
                <w:bCs/>
              </w:rPr>
              <w:t xml:space="preserve">Levels of Racism and </w:t>
            </w:r>
            <w:r w:rsidR="006D0EB5">
              <w:rPr>
                <w:rFonts w:asciiTheme="majorHAnsi" w:hAnsiTheme="majorHAnsi" w:cstheme="majorHAnsi"/>
                <w:bCs/>
              </w:rPr>
              <w:t xml:space="preserve">Inequality: </w:t>
            </w:r>
            <w:r w:rsidRPr="007F3B06">
              <w:rPr>
                <w:rFonts w:asciiTheme="majorHAnsi" w:hAnsiTheme="majorHAnsi" w:cstheme="majorHAnsi"/>
                <w:bCs/>
              </w:rPr>
              <w:t>Making Racially Equitable Policies Overview</w:t>
            </w:r>
          </w:p>
        </w:tc>
        <w:tc>
          <w:tcPr>
            <w:tcW w:w="5305" w:type="dxa"/>
          </w:tcPr>
          <w:p w14:paraId="72FDBDD2" w14:textId="60294A39" w:rsidR="007F3B06" w:rsidRPr="007F3B06" w:rsidRDefault="007F3B06" w:rsidP="007F3B06">
            <w:pPr>
              <w:spacing w:after="0" w:line="240" w:lineRule="auto"/>
              <w:rPr>
                <w:rFonts w:asciiTheme="majorHAnsi" w:hAnsiTheme="majorHAnsi" w:cstheme="majorHAnsi"/>
                <w:bCs/>
              </w:rPr>
            </w:pPr>
            <w:r w:rsidRPr="007F3B06">
              <w:rPr>
                <w:rFonts w:asciiTheme="majorHAnsi" w:hAnsiTheme="majorHAnsi" w:cstheme="majorHAnsi"/>
                <w:bCs/>
              </w:rPr>
              <w:t xml:space="preserve">Racism, not Race, Causes Health Disparities: </w:t>
            </w:r>
            <w:hyperlink r:id="rId25" w:history="1">
              <w:r w:rsidRPr="007F3B06">
                <w:rPr>
                  <w:rStyle w:val="Hyperlink"/>
                  <w:rFonts w:asciiTheme="majorHAnsi" w:hAnsiTheme="majorHAnsi" w:cstheme="majorHAnsi"/>
                  <w:bCs/>
                  <w:color w:val="auto"/>
                </w:rPr>
                <w:t>https://www.instituteforhealingandjustice.org/section-1-racism-not-race-causes-health-disparities</w:t>
              </w:r>
            </w:hyperlink>
            <w:r w:rsidR="002C65F2">
              <w:rPr>
                <w:rFonts w:asciiTheme="majorHAnsi" w:hAnsiTheme="majorHAnsi" w:cstheme="majorHAnsi"/>
                <w:bCs/>
              </w:rPr>
              <w:t xml:space="preserve"> </w:t>
            </w:r>
          </w:p>
          <w:p w14:paraId="0B680D57" w14:textId="77777777" w:rsidR="007F3B06" w:rsidRPr="007F3B06" w:rsidRDefault="007F3B06" w:rsidP="007F3B06">
            <w:pPr>
              <w:spacing w:after="0" w:line="240" w:lineRule="auto"/>
              <w:rPr>
                <w:rFonts w:asciiTheme="majorHAnsi" w:hAnsiTheme="majorHAnsi" w:cstheme="majorHAnsi"/>
                <w:bCs/>
              </w:rPr>
            </w:pPr>
          </w:p>
          <w:p w14:paraId="31D47363" w14:textId="77777777" w:rsidR="007F3B06" w:rsidRPr="007F3B06" w:rsidRDefault="007F3B06" w:rsidP="007F3B06">
            <w:pPr>
              <w:spacing w:after="0" w:line="240" w:lineRule="auto"/>
              <w:rPr>
                <w:rFonts w:asciiTheme="majorHAnsi" w:hAnsiTheme="majorHAnsi" w:cstheme="majorHAnsi"/>
                <w:bCs/>
              </w:rPr>
            </w:pPr>
            <w:r w:rsidRPr="007F3B06">
              <w:rPr>
                <w:rFonts w:asciiTheme="majorHAnsi" w:hAnsiTheme="majorHAnsi" w:cstheme="majorHAnsi"/>
                <w:bCs/>
              </w:rPr>
              <w:t>A Theory of Racialized Organizations by Victor Ray</w:t>
            </w:r>
          </w:p>
          <w:p w14:paraId="3E5B59F5" w14:textId="77777777" w:rsidR="007F3B06" w:rsidRPr="007F3B06" w:rsidRDefault="007F3B06" w:rsidP="007F3B06">
            <w:pPr>
              <w:spacing w:after="0" w:line="240" w:lineRule="auto"/>
              <w:rPr>
                <w:rFonts w:asciiTheme="majorHAnsi" w:hAnsiTheme="majorHAnsi" w:cstheme="majorHAnsi"/>
                <w:bCs/>
              </w:rPr>
            </w:pPr>
          </w:p>
          <w:p w14:paraId="5196E04C" w14:textId="77777777" w:rsidR="007F3B06" w:rsidRPr="007F3B06" w:rsidRDefault="007F3B06" w:rsidP="007F3B06">
            <w:pPr>
              <w:spacing w:after="0" w:line="240" w:lineRule="auto"/>
              <w:rPr>
                <w:rFonts w:asciiTheme="majorHAnsi" w:hAnsiTheme="majorHAnsi" w:cstheme="majorHAnsi"/>
                <w:bCs/>
              </w:rPr>
            </w:pPr>
            <w:r w:rsidRPr="007F3B06">
              <w:rPr>
                <w:rFonts w:asciiTheme="majorHAnsi" w:hAnsiTheme="majorHAnsi" w:cstheme="majorHAnsi"/>
                <w:bCs/>
              </w:rPr>
              <w:t>Assessing Organizational Racism by Western States Center</w:t>
            </w:r>
          </w:p>
          <w:p w14:paraId="2427AAB6" w14:textId="77777777" w:rsidR="007F3B06" w:rsidRPr="007F3B06" w:rsidRDefault="007F3B06" w:rsidP="007F3B06">
            <w:pPr>
              <w:spacing w:after="0" w:line="240" w:lineRule="auto"/>
              <w:rPr>
                <w:rFonts w:asciiTheme="majorHAnsi" w:hAnsiTheme="majorHAnsi" w:cstheme="majorHAnsi"/>
                <w:bCs/>
              </w:rPr>
            </w:pPr>
          </w:p>
          <w:p w14:paraId="20CCDF90" w14:textId="77777777" w:rsidR="007F3B06" w:rsidRPr="007F3B06" w:rsidRDefault="007F3B06" w:rsidP="007F3B06">
            <w:pPr>
              <w:spacing w:after="0" w:line="240" w:lineRule="auto"/>
              <w:rPr>
                <w:rFonts w:asciiTheme="majorHAnsi" w:hAnsiTheme="majorHAnsi" w:cstheme="majorHAnsi"/>
                <w:bCs/>
              </w:rPr>
            </w:pPr>
            <w:r w:rsidRPr="007F3B06">
              <w:rPr>
                <w:rFonts w:asciiTheme="majorHAnsi" w:hAnsiTheme="majorHAnsi" w:cstheme="majorHAnsi"/>
                <w:bCs/>
              </w:rPr>
              <w:t xml:space="preserve">White Supremacy Culture by </w:t>
            </w:r>
            <w:proofErr w:type="spellStart"/>
            <w:r w:rsidRPr="007F3B06">
              <w:rPr>
                <w:rFonts w:asciiTheme="majorHAnsi" w:hAnsiTheme="majorHAnsi" w:cstheme="majorHAnsi"/>
                <w:bCs/>
              </w:rPr>
              <w:t>Tema</w:t>
            </w:r>
            <w:proofErr w:type="spellEnd"/>
            <w:r w:rsidRPr="007F3B06">
              <w:rPr>
                <w:rFonts w:asciiTheme="majorHAnsi" w:hAnsiTheme="majorHAnsi" w:cstheme="majorHAnsi"/>
                <w:bCs/>
              </w:rPr>
              <w:t xml:space="preserve"> Okun from </w:t>
            </w:r>
            <w:proofErr w:type="spellStart"/>
            <w:r w:rsidRPr="007F3B06">
              <w:rPr>
                <w:rFonts w:asciiTheme="majorHAnsi" w:hAnsiTheme="majorHAnsi" w:cstheme="majorHAnsi"/>
                <w:bCs/>
              </w:rPr>
              <w:t>dRworks</w:t>
            </w:r>
            <w:proofErr w:type="spellEnd"/>
          </w:p>
          <w:p w14:paraId="6EA949D0" w14:textId="77777777" w:rsidR="007F3B06" w:rsidRPr="007F3B06" w:rsidRDefault="007F3B06" w:rsidP="007F3B06">
            <w:pPr>
              <w:spacing w:after="0" w:line="240" w:lineRule="auto"/>
              <w:rPr>
                <w:rFonts w:asciiTheme="majorHAnsi" w:hAnsiTheme="majorHAnsi" w:cstheme="majorHAnsi"/>
                <w:bCs/>
              </w:rPr>
            </w:pPr>
          </w:p>
          <w:p w14:paraId="3E82CCA0" w14:textId="0A6B0DE7" w:rsidR="00EF625C" w:rsidRDefault="007F3B06" w:rsidP="00EF625C">
            <w:pPr>
              <w:spacing w:after="0" w:line="240" w:lineRule="auto"/>
              <w:rPr>
                <w:rStyle w:val="Hyperlink"/>
                <w:rFonts w:asciiTheme="majorHAnsi" w:hAnsiTheme="majorHAnsi" w:cstheme="majorHAnsi"/>
                <w:bCs/>
                <w:color w:val="auto"/>
              </w:rPr>
            </w:pPr>
            <w:r w:rsidRPr="007F3B06">
              <w:rPr>
                <w:rFonts w:asciiTheme="majorHAnsi" w:hAnsiTheme="majorHAnsi" w:cstheme="majorHAnsi"/>
                <w:bCs/>
              </w:rPr>
              <w:t xml:space="preserve">Review the Council Office of Racial Equity approach: </w:t>
            </w:r>
            <w:hyperlink r:id="rId26" w:history="1">
              <w:r w:rsidR="00EF625C" w:rsidRPr="00AE00B6">
                <w:rPr>
                  <w:rStyle w:val="Hyperlink"/>
                  <w:rFonts w:asciiTheme="majorHAnsi" w:hAnsiTheme="majorHAnsi" w:cstheme="majorHAnsi"/>
                  <w:bCs/>
                </w:rPr>
                <w:t>https://www.dcracialequity.org/racial-equity-impact-assessments</w:t>
              </w:r>
            </w:hyperlink>
            <w:r w:rsidR="00EF625C">
              <w:rPr>
                <w:rFonts w:asciiTheme="majorHAnsi" w:hAnsiTheme="majorHAnsi" w:cstheme="majorHAnsi"/>
                <w:bCs/>
              </w:rPr>
              <w:t xml:space="preserve"> </w:t>
            </w:r>
          </w:p>
          <w:p w14:paraId="14243825" w14:textId="4C8AA2FB" w:rsidR="00EF625C" w:rsidRDefault="00EF625C" w:rsidP="00EF625C">
            <w:pPr>
              <w:pStyle w:val="CRtext12pt"/>
            </w:pPr>
          </w:p>
          <w:p w14:paraId="7D9B5238" w14:textId="47306984" w:rsidR="00EF625C" w:rsidRPr="00EF625C" w:rsidRDefault="00EF625C" w:rsidP="00EF625C">
            <w:pPr>
              <w:pStyle w:val="CRtext12pt"/>
              <w:rPr>
                <w:rFonts w:asciiTheme="majorHAnsi" w:hAnsiTheme="majorHAnsi" w:cstheme="majorHAnsi"/>
              </w:rPr>
            </w:pPr>
            <w:r>
              <w:rPr>
                <w:rFonts w:asciiTheme="majorHAnsi" w:hAnsiTheme="majorHAnsi" w:cstheme="majorHAnsi"/>
              </w:rPr>
              <w:t xml:space="preserve">Review </w:t>
            </w:r>
            <w:r w:rsidRPr="00EF625C">
              <w:rPr>
                <w:rFonts w:asciiTheme="majorHAnsi" w:hAnsiTheme="majorHAnsi" w:cstheme="majorHAnsi"/>
              </w:rPr>
              <w:t>A Toolkit for Centering Racial Equity Throughout Data Integration</w:t>
            </w:r>
            <w:r>
              <w:rPr>
                <w:rFonts w:asciiTheme="majorHAnsi" w:hAnsiTheme="majorHAnsi" w:cstheme="majorHAnsi"/>
              </w:rPr>
              <w:t xml:space="preserve">: </w:t>
            </w:r>
            <w:hyperlink r:id="rId27" w:history="1">
              <w:r w:rsidRPr="00AE00B6">
                <w:rPr>
                  <w:rStyle w:val="Hyperlink"/>
                  <w:rFonts w:asciiTheme="majorHAnsi" w:hAnsiTheme="majorHAnsi" w:cstheme="majorHAnsi"/>
                </w:rPr>
                <w:t>https://aisp.upenn.edu/centering-equity/</w:t>
              </w:r>
            </w:hyperlink>
            <w:r>
              <w:rPr>
                <w:rFonts w:asciiTheme="majorHAnsi" w:hAnsiTheme="majorHAnsi" w:cstheme="majorHAnsi"/>
              </w:rPr>
              <w:t xml:space="preserve"> </w:t>
            </w:r>
          </w:p>
          <w:p w14:paraId="338A4EDB" w14:textId="77777777" w:rsidR="007F3B06" w:rsidRPr="007F3B06" w:rsidRDefault="007F3B06" w:rsidP="007F3B06">
            <w:pPr>
              <w:spacing w:after="0" w:line="240" w:lineRule="auto"/>
              <w:rPr>
                <w:rFonts w:asciiTheme="majorHAnsi" w:hAnsiTheme="majorHAnsi" w:cstheme="majorHAnsi"/>
                <w:bCs/>
              </w:rPr>
            </w:pPr>
          </w:p>
        </w:tc>
      </w:tr>
      <w:tr w:rsidR="00566A9B" w:rsidRPr="007F3B06" w14:paraId="78DE6083" w14:textId="77777777" w:rsidTr="007F3B06">
        <w:tc>
          <w:tcPr>
            <w:tcW w:w="1885" w:type="dxa"/>
          </w:tcPr>
          <w:p w14:paraId="06AFDE53" w14:textId="343FEEC9" w:rsidR="007F3B06" w:rsidRPr="007F3B06" w:rsidRDefault="007F3B06" w:rsidP="007F3B06">
            <w:pPr>
              <w:spacing w:after="0" w:line="240" w:lineRule="auto"/>
              <w:rPr>
                <w:rFonts w:asciiTheme="majorHAnsi" w:hAnsiTheme="majorHAnsi" w:cstheme="majorHAnsi"/>
                <w:b/>
              </w:rPr>
            </w:pPr>
            <w:r w:rsidRPr="007F3B06">
              <w:rPr>
                <w:rFonts w:asciiTheme="majorHAnsi" w:hAnsiTheme="majorHAnsi" w:cstheme="majorHAnsi"/>
                <w:b/>
              </w:rPr>
              <w:lastRenderedPageBreak/>
              <w:t>February 1</w:t>
            </w:r>
            <w:r w:rsidR="00F4355B">
              <w:rPr>
                <w:rFonts w:asciiTheme="majorHAnsi" w:hAnsiTheme="majorHAnsi" w:cstheme="majorHAnsi"/>
                <w:b/>
              </w:rPr>
              <w:t>4</w:t>
            </w:r>
          </w:p>
        </w:tc>
        <w:tc>
          <w:tcPr>
            <w:tcW w:w="2880" w:type="dxa"/>
          </w:tcPr>
          <w:p w14:paraId="23F0DB8A" w14:textId="77777777" w:rsidR="007F3B06" w:rsidRPr="007F3B06" w:rsidRDefault="007F3B06" w:rsidP="007F3B06">
            <w:pPr>
              <w:spacing w:after="0" w:line="240" w:lineRule="auto"/>
              <w:rPr>
                <w:rFonts w:asciiTheme="majorHAnsi" w:hAnsiTheme="majorHAnsi" w:cstheme="majorHAnsi"/>
                <w:bCs/>
              </w:rPr>
            </w:pPr>
            <w:r w:rsidRPr="007F3B06">
              <w:rPr>
                <w:rFonts w:asciiTheme="majorHAnsi" w:hAnsiTheme="majorHAnsi" w:cstheme="majorHAnsi"/>
                <w:bCs/>
              </w:rPr>
              <w:t>Legacy of Slavery and the Idea of Race</w:t>
            </w:r>
          </w:p>
        </w:tc>
        <w:tc>
          <w:tcPr>
            <w:tcW w:w="5305" w:type="dxa"/>
          </w:tcPr>
          <w:p w14:paraId="6A22F840" w14:textId="77777777" w:rsidR="007F3B06" w:rsidRPr="007F3B06" w:rsidRDefault="007F3B06" w:rsidP="007F3B06">
            <w:pPr>
              <w:spacing w:after="0" w:line="240" w:lineRule="auto"/>
              <w:rPr>
                <w:rFonts w:asciiTheme="majorHAnsi" w:hAnsiTheme="majorHAnsi" w:cstheme="majorHAnsi"/>
                <w:b/>
              </w:rPr>
            </w:pPr>
          </w:p>
          <w:p w14:paraId="5A9A9527" w14:textId="77777777" w:rsidR="007F3B06" w:rsidRPr="007F3B06" w:rsidRDefault="007F3B06" w:rsidP="007F3B06">
            <w:pPr>
              <w:spacing w:after="0" w:line="240" w:lineRule="auto"/>
              <w:rPr>
                <w:rFonts w:asciiTheme="majorHAnsi" w:hAnsiTheme="majorHAnsi" w:cstheme="majorHAnsi"/>
                <w:bCs/>
              </w:rPr>
            </w:pPr>
            <w:commentRangeStart w:id="0"/>
            <w:r w:rsidRPr="007F3B06">
              <w:rPr>
                <w:rFonts w:asciiTheme="majorHAnsi" w:hAnsiTheme="majorHAnsi" w:cstheme="majorHAnsi"/>
                <w:bCs/>
              </w:rPr>
              <w:t xml:space="preserve">Deconstructing the racial structure of public service through critical participatory practices </w:t>
            </w:r>
            <w:hyperlink r:id="rId28" w:history="1">
              <w:r w:rsidRPr="007F3B06">
                <w:rPr>
                  <w:rStyle w:val="Hyperlink"/>
                  <w:rFonts w:asciiTheme="majorHAnsi" w:hAnsiTheme="majorHAnsi" w:cstheme="majorHAnsi"/>
                  <w:bCs/>
                  <w:color w:val="auto"/>
                </w:rPr>
                <w:t>https://www.tandfonline.com/doi/full/10.1080/15236803.2022.2097038</w:t>
              </w:r>
            </w:hyperlink>
            <w:commentRangeEnd w:id="0"/>
            <w:r w:rsidR="00176F1E">
              <w:rPr>
                <w:rStyle w:val="CommentReference"/>
              </w:rPr>
              <w:commentReference w:id="0"/>
            </w:r>
          </w:p>
          <w:p w14:paraId="7758D434" w14:textId="77777777" w:rsidR="007F3B06" w:rsidRPr="007F3B06" w:rsidRDefault="007F3B06" w:rsidP="007F3B06">
            <w:pPr>
              <w:spacing w:after="0" w:line="240" w:lineRule="auto"/>
              <w:rPr>
                <w:rFonts w:asciiTheme="majorHAnsi" w:hAnsiTheme="majorHAnsi" w:cstheme="majorHAnsi"/>
                <w:bCs/>
                <w:u w:val="single"/>
              </w:rPr>
            </w:pPr>
          </w:p>
          <w:p w14:paraId="25D1C355" w14:textId="77777777" w:rsidR="007F3B06" w:rsidRPr="007F3B06" w:rsidRDefault="007F3B06" w:rsidP="007F3B06">
            <w:pPr>
              <w:spacing w:after="0" w:line="240" w:lineRule="auto"/>
              <w:rPr>
                <w:rFonts w:asciiTheme="majorHAnsi" w:hAnsiTheme="majorHAnsi" w:cstheme="majorHAnsi"/>
                <w:bCs/>
              </w:rPr>
            </w:pPr>
            <w:r w:rsidRPr="007F3B06">
              <w:rPr>
                <w:rFonts w:asciiTheme="majorHAnsi" w:hAnsiTheme="majorHAnsi" w:cstheme="majorHAnsi"/>
                <w:bCs/>
              </w:rPr>
              <w:t xml:space="preserve">Dismantling Institutional and Structural Racism: Implementation Strategies Across the United States: </w:t>
            </w:r>
            <w:hyperlink r:id="rId33" w:history="1">
              <w:r w:rsidRPr="007F3B06">
                <w:rPr>
                  <w:rStyle w:val="Hyperlink"/>
                  <w:rFonts w:asciiTheme="majorHAnsi" w:hAnsiTheme="majorHAnsi" w:cstheme="majorHAnsi"/>
                  <w:bCs/>
                  <w:color w:val="auto"/>
                </w:rPr>
                <w:t>https://jsepajournal.org/index.php/jsepa/article/view/4837\</w:t>
              </w:r>
            </w:hyperlink>
          </w:p>
          <w:p w14:paraId="7B3F51D7" w14:textId="77777777" w:rsidR="007F3B06" w:rsidRPr="007F3B06" w:rsidRDefault="007F3B06" w:rsidP="007F3B06">
            <w:pPr>
              <w:spacing w:after="0" w:line="240" w:lineRule="auto"/>
              <w:rPr>
                <w:rFonts w:asciiTheme="majorHAnsi" w:hAnsiTheme="majorHAnsi" w:cstheme="majorHAnsi"/>
                <w:bCs/>
              </w:rPr>
            </w:pPr>
          </w:p>
          <w:p w14:paraId="4733ADA0" w14:textId="77777777" w:rsidR="007F3B06" w:rsidRPr="007F3B06" w:rsidRDefault="007F3B06" w:rsidP="007F3B06">
            <w:pPr>
              <w:spacing w:after="0" w:line="240" w:lineRule="auto"/>
              <w:rPr>
                <w:rFonts w:asciiTheme="majorHAnsi" w:hAnsiTheme="majorHAnsi" w:cstheme="majorHAnsi"/>
                <w:bCs/>
              </w:rPr>
            </w:pPr>
            <w:r w:rsidRPr="007F3B06">
              <w:rPr>
                <w:rFonts w:asciiTheme="majorHAnsi" w:hAnsiTheme="majorHAnsi" w:cstheme="majorHAnsi"/>
                <w:bCs/>
              </w:rPr>
              <w:t xml:space="preserve">How the Constitution Was Indeed Pro-Slavery: </w:t>
            </w:r>
            <w:hyperlink r:id="rId34" w:history="1">
              <w:r w:rsidRPr="007F3B06">
                <w:rPr>
                  <w:rStyle w:val="Hyperlink"/>
                  <w:rFonts w:asciiTheme="majorHAnsi" w:hAnsiTheme="majorHAnsi" w:cstheme="majorHAnsi"/>
                  <w:bCs/>
                  <w:color w:val="auto"/>
                </w:rPr>
                <w:t>https://www.theatlantic.com/politics/archive/2015/09/how-the-constitution-was-indeed-pro-slavery/406288/</w:t>
              </w:r>
            </w:hyperlink>
            <w:r w:rsidRPr="007F3B06">
              <w:rPr>
                <w:rFonts w:asciiTheme="majorHAnsi" w:hAnsiTheme="majorHAnsi" w:cstheme="majorHAnsi"/>
                <w:bCs/>
              </w:rPr>
              <w:t xml:space="preserve"> </w:t>
            </w:r>
          </w:p>
          <w:p w14:paraId="2498AB2B" w14:textId="77777777" w:rsidR="007F3B06" w:rsidRPr="007F3B06" w:rsidRDefault="007F3B06" w:rsidP="007F3B06">
            <w:pPr>
              <w:spacing w:after="0" w:line="240" w:lineRule="auto"/>
              <w:rPr>
                <w:rFonts w:asciiTheme="majorHAnsi" w:hAnsiTheme="majorHAnsi" w:cstheme="majorHAnsi"/>
                <w:bCs/>
              </w:rPr>
            </w:pPr>
          </w:p>
          <w:p w14:paraId="0FEB5482" w14:textId="77777777" w:rsidR="007F3B06" w:rsidRPr="007F3B06" w:rsidRDefault="007F3B06" w:rsidP="007F3B06">
            <w:pPr>
              <w:spacing w:after="0" w:line="240" w:lineRule="auto"/>
              <w:rPr>
                <w:rFonts w:asciiTheme="majorHAnsi" w:hAnsiTheme="majorHAnsi" w:cstheme="majorHAnsi"/>
                <w:b/>
                <w:u w:val="single"/>
              </w:rPr>
            </w:pPr>
            <w:r w:rsidRPr="007F3B06">
              <w:rPr>
                <w:rFonts w:asciiTheme="majorHAnsi" w:hAnsiTheme="majorHAnsi" w:cstheme="majorHAnsi"/>
                <w:b/>
                <w:u w:val="single"/>
              </w:rPr>
              <w:t>Local</w:t>
            </w:r>
          </w:p>
          <w:p w14:paraId="5215C86E" w14:textId="77777777" w:rsidR="007F3B06" w:rsidRPr="007F3B06" w:rsidRDefault="007F3B06" w:rsidP="007F3B06">
            <w:pPr>
              <w:spacing w:after="0" w:line="240" w:lineRule="auto"/>
              <w:rPr>
                <w:rFonts w:asciiTheme="majorHAnsi" w:hAnsiTheme="majorHAnsi" w:cstheme="majorHAnsi"/>
                <w:bCs/>
              </w:rPr>
            </w:pPr>
          </w:p>
          <w:p w14:paraId="28B70F8F" w14:textId="77777777" w:rsidR="007F3B06" w:rsidRPr="007F3B06" w:rsidRDefault="007F3B06" w:rsidP="007F3B06">
            <w:pPr>
              <w:spacing w:after="0" w:line="240" w:lineRule="auto"/>
              <w:rPr>
                <w:rFonts w:asciiTheme="majorHAnsi" w:hAnsiTheme="majorHAnsi" w:cstheme="majorHAnsi"/>
                <w:bCs/>
              </w:rPr>
            </w:pPr>
            <w:r w:rsidRPr="007F3B06">
              <w:rPr>
                <w:rFonts w:asciiTheme="majorHAnsi" w:hAnsiTheme="majorHAnsi" w:cstheme="majorHAnsi"/>
                <w:bCs/>
              </w:rPr>
              <w:t xml:space="preserve">Laws Affecting Blacks in Manhattan: </w:t>
            </w:r>
          </w:p>
          <w:p w14:paraId="11DCB47F" w14:textId="6797F73D" w:rsidR="007F3B06" w:rsidRDefault="00000000" w:rsidP="007F3B06">
            <w:pPr>
              <w:spacing w:after="0" w:line="240" w:lineRule="auto"/>
              <w:rPr>
                <w:rStyle w:val="Hyperlink"/>
                <w:rFonts w:asciiTheme="majorHAnsi" w:hAnsiTheme="majorHAnsi" w:cstheme="majorHAnsi"/>
                <w:bCs/>
                <w:color w:val="auto"/>
              </w:rPr>
            </w:pPr>
            <w:hyperlink r:id="rId35" w:history="1">
              <w:r w:rsidR="007F3B06" w:rsidRPr="007F3B06">
                <w:rPr>
                  <w:rStyle w:val="Hyperlink"/>
                  <w:rFonts w:asciiTheme="majorHAnsi" w:hAnsiTheme="majorHAnsi" w:cstheme="majorHAnsi"/>
                  <w:bCs/>
                  <w:color w:val="auto"/>
                </w:rPr>
                <w:t>http://www.slaveryinnewyork.org/PDFs/Laws_Affecting_Blacks_in_Manhattan.pdf</w:t>
              </w:r>
            </w:hyperlink>
            <w:r w:rsidR="007F3B06" w:rsidRPr="007F3B06">
              <w:rPr>
                <w:rFonts w:asciiTheme="majorHAnsi" w:hAnsiTheme="majorHAnsi" w:cstheme="majorHAnsi"/>
                <w:bCs/>
              </w:rPr>
              <w:t xml:space="preserve"> on the Slavery in New York exhibit website: </w:t>
            </w:r>
            <w:hyperlink r:id="rId36" w:history="1">
              <w:r w:rsidR="007F3B06" w:rsidRPr="007F3B06">
                <w:rPr>
                  <w:rStyle w:val="Hyperlink"/>
                  <w:rFonts w:asciiTheme="majorHAnsi" w:hAnsiTheme="majorHAnsi" w:cstheme="majorHAnsi"/>
                  <w:bCs/>
                  <w:color w:val="auto"/>
                </w:rPr>
                <w:t>http://www.slaveryinnewyork.org/history.htm</w:t>
              </w:r>
            </w:hyperlink>
          </w:p>
          <w:p w14:paraId="5B0533EB" w14:textId="77777777" w:rsidR="007F3B06" w:rsidRPr="007F3B06" w:rsidRDefault="007F3B06" w:rsidP="007F3B06">
            <w:pPr>
              <w:spacing w:after="0" w:line="240" w:lineRule="auto"/>
              <w:rPr>
                <w:rFonts w:asciiTheme="majorHAnsi" w:hAnsiTheme="majorHAnsi" w:cstheme="majorHAnsi"/>
                <w:bCs/>
              </w:rPr>
            </w:pPr>
          </w:p>
          <w:p w14:paraId="71A598A8" w14:textId="77777777" w:rsidR="007F3B06" w:rsidRPr="007F3B06" w:rsidRDefault="007F3B06" w:rsidP="007F3B06">
            <w:pPr>
              <w:spacing w:after="0" w:line="240" w:lineRule="auto"/>
              <w:rPr>
                <w:rFonts w:asciiTheme="majorHAnsi" w:hAnsiTheme="majorHAnsi" w:cstheme="majorHAnsi"/>
                <w:bCs/>
              </w:rPr>
            </w:pPr>
          </w:p>
        </w:tc>
      </w:tr>
      <w:tr w:rsidR="00566A9B" w:rsidRPr="007F3B06" w14:paraId="286D109F" w14:textId="77777777" w:rsidTr="007F3B06">
        <w:tc>
          <w:tcPr>
            <w:tcW w:w="1885" w:type="dxa"/>
          </w:tcPr>
          <w:p w14:paraId="0629689F" w14:textId="4F1EE85B" w:rsidR="007F3B06" w:rsidRPr="007F3B06" w:rsidRDefault="007F3B06" w:rsidP="007F3B06">
            <w:pPr>
              <w:spacing w:after="0" w:line="240" w:lineRule="auto"/>
              <w:rPr>
                <w:rFonts w:asciiTheme="majorHAnsi" w:hAnsiTheme="majorHAnsi" w:cstheme="majorHAnsi"/>
                <w:b/>
              </w:rPr>
            </w:pPr>
            <w:r w:rsidRPr="007F3B06">
              <w:rPr>
                <w:rFonts w:asciiTheme="majorHAnsi" w:hAnsiTheme="majorHAnsi" w:cstheme="majorHAnsi"/>
                <w:b/>
              </w:rPr>
              <w:t>February 2</w:t>
            </w:r>
            <w:r w:rsidR="00406B6D">
              <w:rPr>
                <w:rFonts w:asciiTheme="majorHAnsi" w:hAnsiTheme="majorHAnsi" w:cstheme="majorHAnsi"/>
                <w:b/>
              </w:rPr>
              <w:t>7</w:t>
            </w:r>
          </w:p>
        </w:tc>
        <w:tc>
          <w:tcPr>
            <w:tcW w:w="2880" w:type="dxa"/>
          </w:tcPr>
          <w:p w14:paraId="7D9F45F1" w14:textId="77777777" w:rsidR="007F3B06" w:rsidRPr="007F3B06" w:rsidRDefault="007F3B06" w:rsidP="007F3B06">
            <w:pPr>
              <w:spacing w:after="0" w:line="240" w:lineRule="auto"/>
              <w:rPr>
                <w:rFonts w:asciiTheme="majorHAnsi" w:hAnsiTheme="majorHAnsi" w:cstheme="majorHAnsi"/>
                <w:bCs/>
              </w:rPr>
            </w:pPr>
            <w:r w:rsidRPr="007F3B06">
              <w:rPr>
                <w:rFonts w:asciiTheme="majorHAnsi" w:hAnsiTheme="majorHAnsi" w:cstheme="majorHAnsi"/>
                <w:bCs/>
              </w:rPr>
              <w:t>Land Dispossession</w:t>
            </w:r>
          </w:p>
        </w:tc>
        <w:tc>
          <w:tcPr>
            <w:tcW w:w="5305" w:type="dxa"/>
          </w:tcPr>
          <w:p w14:paraId="624B38DE" w14:textId="77777777" w:rsidR="007F3B06" w:rsidRPr="007F3B06" w:rsidRDefault="007F3B06" w:rsidP="007F3B06">
            <w:pPr>
              <w:spacing w:after="0" w:line="240" w:lineRule="auto"/>
              <w:rPr>
                <w:rFonts w:asciiTheme="majorHAnsi" w:hAnsiTheme="majorHAnsi" w:cstheme="majorHAnsi"/>
                <w:b/>
                <w:u w:val="single"/>
              </w:rPr>
            </w:pPr>
            <w:r w:rsidRPr="007F3B06">
              <w:rPr>
                <w:rFonts w:asciiTheme="majorHAnsi" w:hAnsiTheme="majorHAnsi" w:cstheme="majorHAnsi"/>
                <w:b/>
                <w:u w:val="single"/>
              </w:rPr>
              <w:t>National</w:t>
            </w:r>
          </w:p>
          <w:p w14:paraId="7AD18279" w14:textId="77777777" w:rsidR="007F3B06" w:rsidRPr="007F3B06" w:rsidRDefault="007F3B06" w:rsidP="007F3B06">
            <w:pPr>
              <w:spacing w:after="0" w:line="240" w:lineRule="auto"/>
              <w:rPr>
                <w:rFonts w:asciiTheme="majorHAnsi" w:hAnsiTheme="majorHAnsi" w:cstheme="majorHAnsi"/>
                <w:b/>
              </w:rPr>
            </w:pPr>
          </w:p>
          <w:p w14:paraId="52875664" w14:textId="77777777" w:rsidR="007F3B06" w:rsidRPr="007F3B06" w:rsidRDefault="007F3B06" w:rsidP="007F3B06">
            <w:pPr>
              <w:spacing w:after="0" w:line="240" w:lineRule="auto"/>
              <w:rPr>
                <w:rFonts w:asciiTheme="majorHAnsi" w:hAnsiTheme="majorHAnsi" w:cstheme="majorHAnsi"/>
                <w:bCs/>
                <w:u w:val="single"/>
              </w:rPr>
            </w:pPr>
            <w:r w:rsidRPr="007F3B06">
              <w:rPr>
                <w:rFonts w:asciiTheme="majorHAnsi" w:hAnsiTheme="majorHAnsi" w:cstheme="majorHAnsi"/>
                <w:bCs/>
              </w:rPr>
              <w:t xml:space="preserve">Return the National Parks to the Tribes: </w:t>
            </w:r>
            <w:hyperlink r:id="rId37" w:history="1">
              <w:r w:rsidRPr="007F3B06">
                <w:rPr>
                  <w:rStyle w:val="Hyperlink"/>
                  <w:rFonts w:asciiTheme="majorHAnsi" w:hAnsiTheme="majorHAnsi" w:cstheme="majorHAnsi"/>
                  <w:bCs/>
                  <w:color w:val="auto"/>
                </w:rPr>
                <w:t>https://www.theatlantic.com/magazine/archive/2021/05/return-the-national-parks-to-the-tribes/618395/</w:t>
              </w:r>
            </w:hyperlink>
          </w:p>
          <w:p w14:paraId="2D0A0CAD" w14:textId="77777777" w:rsidR="007F3B06" w:rsidRPr="007F3B06" w:rsidRDefault="007F3B06" w:rsidP="007F3B06">
            <w:pPr>
              <w:spacing w:after="0" w:line="240" w:lineRule="auto"/>
              <w:rPr>
                <w:rFonts w:asciiTheme="majorHAnsi" w:hAnsiTheme="majorHAnsi" w:cstheme="majorHAnsi"/>
                <w:bCs/>
                <w:u w:val="single"/>
              </w:rPr>
            </w:pPr>
          </w:p>
          <w:p w14:paraId="75951439" w14:textId="77777777" w:rsidR="007F3B06" w:rsidRPr="007F3B06" w:rsidRDefault="007F3B06" w:rsidP="007F3B06">
            <w:pPr>
              <w:spacing w:after="0" w:line="240" w:lineRule="auto"/>
              <w:rPr>
                <w:rFonts w:asciiTheme="majorHAnsi" w:hAnsiTheme="majorHAnsi" w:cstheme="majorHAnsi"/>
                <w:bCs/>
                <w:u w:val="single"/>
              </w:rPr>
            </w:pPr>
            <w:r w:rsidRPr="007F3B06">
              <w:rPr>
                <w:rFonts w:asciiTheme="majorHAnsi" w:hAnsiTheme="majorHAnsi" w:cstheme="majorHAnsi"/>
                <w:bCs/>
                <w:lang w:val="en"/>
              </w:rPr>
              <w:t xml:space="preserve">After a Century of Dispossession, Black Farmers Are Fighting to Get Back to the Land: </w:t>
            </w:r>
            <w:hyperlink r:id="rId38">
              <w:r w:rsidRPr="007F3B06">
                <w:rPr>
                  <w:rStyle w:val="Hyperlink"/>
                  <w:rFonts w:asciiTheme="majorHAnsi" w:hAnsiTheme="majorHAnsi" w:cstheme="majorHAnsi"/>
                  <w:bCs/>
                  <w:color w:val="auto"/>
                  <w:lang w:val="en"/>
                </w:rPr>
                <w:t>https://www.motherjones.com/food/2021/04/black-land-matters-farmers-justice-leah-penniman-fannie-lou-hamer-cory-booker-land-tenure/</w:t>
              </w:r>
            </w:hyperlink>
          </w:p>
          <w:p w14:paraId="7335C491" w14:textId="77777777" w:rsidR="007F3B06" w:rsidRPr="007F3B06" w:rsidRDefault="007F3B06" w:rsidP="007F3B06">
            <w:pPr>
              <w:spacing w:after="0" w:line="240" w:lineRule="auto"/>
              <w:rPr>
                <w:rFonts w:asciiTheme="majorHAnsi" w:hAnsiTheme="majorHAnsi" w:cstheme="majorHAnsi"/>
                <w:bCs/>
                <w:u w:val="single"/>
              </w:rPr>
            </w:pPr>
          </w:p>
          <w:p w14:paraId="70C2E43C" w14:textId="77777777" w:rsidR="007F3B06" w:rsidRPr="007F3B06" w:rsidRDefault="007F3B06" w:rsidP="007F3B06">
            <w:pPr>
              <w:spacing w:after="0" w:line="240" w:lineRule="auto"/>
              <w:rPr>
                <w:rFonts w:asciiTheme="majorHAnsi" w:hAnsiTheme="majorHAnsi" w:cstheme="majorHAnsi"/>
                <w:bCs/>
                <w:u w:val="single"/>
              </w:rPr>
            </w:pPr>
            <w:r w:rsidRPr="007F3B06">
              <w:rPr>
                <w:rFonts w:asciiTheme="majorHAnsi" w:hAnsiTheme="majorHAnsi" w:cstheme="majorHAnsi"/>
                <w:bCs/>
              </w:rPr>
              <w:t xml:space="preserve">16 maps that Americans don't like to talk about: </w:t>
            </w:r>
            <w:hyperlink r:id="rId39" w:history="1">
              <w:r w:rsidRPr="007F3B06">
                <w:rPr>
                  <w:rStyle w:val="Hyperlink"/>
                  <w:rFonts w:asciiTheme="majorHAnsi" w:hAnsiTheme="majorHAnsi" w:cstheme="majorHAnsi"/>
                  <w:bCs/>
                  <w:color w:val="auto"/>
                </w:rPr>
                <w:t>https://www.vox.com/2015/5/27/8618261/america-maps-truths</w:t>
              </w:r>
            </w:hyperlink>
            <w:r w:rsidRPr="007F3B06">
              <w:rPr>
                <w:rFonts w:asciiTheme="majorHAnsi" w:hAnsiTheme="majorHAnsi" w:cstheme="majorHAnsi"/>
                <w:bCs/>
                <w:u w:val="single"/>
              </w:rPr>
              <w:t xml:space="preserve"> </w:t>
            </w:r>
          </w:p>
          <w:p w14:paraId="7FBAD1D9" w14:textId="77777777" w:rsidR="007F3B06" w:rsidRPr="007F3B06" w:rsidRDefault="007F3B06" w:rsidP="007F3B06">
            <w:pPr>
              <w:spacing w:after="0" w:line="240" w:lineRule="auto"/>
              <w:rPr>
                <w:rFonts w:asciiTheme="majorHAnsi" w:hAnsiTheme="majorHAnsi" w:cstheme="majorHAnsi"/>
                <w:bCs/>
                <w:u w:val="single"/>
              </w:rPr>
            </w:pPr>
          </w:p>
          <w:p w14:paraId="3D115C02" w14:textId="77777777" w:rsidR="007F3B06" w:rsidRPr="007F3B06" w:rsidRDefault="007F3B06" w:rsidP="007F3B06">
            <w:pPr>
              <w:spacing w:after="0" w:line="240" w:lineRule="auto"/>
              <w:rPr>
                <w:rFonts w:asciiTheme="majorHAnsi" w:hAnsiTheme="majorHAnsi" w:cstheme="majorHAnsi"/>
                <w:b/>
              </w:rPr>
            </w:pPr>
            <w:r w:rsidRPr="007F3B06">
              <w:rPr>
                <w:rFonts w:asciiTheme="majorHAnsi" w:hAnsiTheme="majorHAnsi" w:cstheme="majorHAnsi"/>
                <w:bCs/>
              </w:rPr>
              <w:t xml:space="preserve">Facilitating Respectful Return: </w:t>
            </w:r>
            <w:hyperlink r:id="rId40" w:history="1">
              <w:r w:rsidRPr="007F3B06">
                <w:rPr>
                  <w:rStyle w:val="Hyperlink"/>
                  <w:rFonts w:asciiTheme="majorHAnsi" w:hAnsiTheme="majorHAnsi" w:cstheme="majorHAnsi"/>
                  <w:bCs/>
                  <w:color w:val="auto"/>
                </w:rPr>
                <w:t>https://www.nps.gov/subjects/nagpra/index.htm</w:t>
              </w:r>
            </w:hyperlink>
            <w:r w:rsidRPr="007F3B06">
              <w:rPr>
                <w:rFonts w:asciiTheme="majorHAnsi" w:hAnsiTheme="majorHAnsi" w:cstheme="majorHAnsi"/>
                <w:b/>
                <w:u w:val="single"/>
              </w:rPr>
              <w:t xml:space="preserve"> </w:t>
            </w:r>
          </w:p>
          <w:p w14:paraId="5E037B09" w14:textId="77777777" w:rsidR="007F3B06" w:rsidRPr="007F3B06" w:rsidRDefault="007F3B06" w:rsidP="007F3B06">
            <w:pPr>
              <w:spacing w:after="0" w:line="240" w:lineRule="auto"/>
              <w:rPr>
                <w:rFonts w:asciiTheme="majorHAnsi" w:hAnsiTheme="majorHAnsi" w:cstheme="majorHAnsi"/>
                <w:b/>
                <w:u w:val="single"/>
                <w:lang w:val="en"/>
              </w:rPr>
            </w:pPr>
          </w:p>
          <w:p w14:paraId="4693FEF5" w14:textId="77777777" w:rsidR="007F3B06" w:rsidRPr="007F3B06" w:rsidRDefault="007F3B06" w:rsidP="007F3B06">
            <w:pPr>
              <w:spacing w:after="0" w:line="240" w:lineRule="auto"/>
              <w:rPr>
                <w:rFonts w:asciiTheme="majorHAnsi" w:hAnsiTheme="majorHAnsi" w:cstheme="majorHAnsi"/>
                <w:b/>
                <w:u w:val="single"/>
                <w:lang w:val="en"/>
              </w:rPr>
            </w:pPr>
            <w:r w:rsidRPr="007F3B06">
              <w:rPr>
                <w:rFonts w:asciiTheme="majorHAnsi" w:hAnsiTheme="majorHAnsi" w:cstheme="majorHAnsi"/>
                <w:b/>
                <w:u w:val="single"/>
                <w:lang w:val="en"/>
              </w:rPr>
              <w:t>Local</w:t>
            </w:r>
          </w:p>
          <w:p w14:paraId="36A8CC0E" w14:textId="77777777" w:rsidR="007F3B06" w:rsidRPr="007F3B06" w:rsidRDefault="007F3B06" w:rsidP="007F3B06">
            <w:pPr>
              <w:spacing w:after="0" w:line="240" w:lineRule="auto"/>
              <w:rPr>
                <w:rFonts w:asciiTheme="majorHAnsi" w:hAnsiTheme="majorHAnsi" w:cstheme="majorHAnsi"/>
                <w:bCs/>
              </w:rPr>
            </w:pPr>
            <w:r w:rsidRPr="007F3B06">
              <w:rPr>
                <w:rFonts w:asciiTheme="majorHAnsi" w:hAnsiTheme="majorHAnsi" w:cstheme="majorHAnsi"/>
                <w:bCs/>
              </w:rPr>
              <w:t xml:space="preserve">Onondaga Nation will regain 1,000 acres of New York forest in historic agreement: </w:t>
            </w:r>
            <w:hyperlink r:id="rId41" w:history="1">
              <w:r w:rsidRPr="007F3B06">
                <w:rPr>
                  <w:rStyle w:val="Hyperlink"/>
                  <w:rFonts w:asciiTheme="majorHAnsi" w:hAnsiTheme="majorHAnsi" w:cstheme="majorHAnsi"/>
                  <w:bCs/>
                  <w:color w:val="auto"/>
                </w:rPr>
                <w:t>https://www.cnn.com/2022/07/02/us/new-york-onondaga-land-return-trnd/index.html</w:t>
              </w:r>
            </w:hyperlink>
            <w:r w:rsidRPr="007F3B06">
              <w:rPr>
                <w:rFonts w:asciiTheme="majorHAnsi" w:hAnsiTheme="majorHAnsi" w:cstheme="majorHAnsi"/>
                <w:bCs/>
              </w:rPr>
              <w:t xml:space="preserve"> </w:t>
            </w:r>
          </w:p>
          <w:p w14:paraId="04A900C4" w14:textId="77777777" w:rsidR="007F3B06" w:rsidRPr="007F3B06" w:rsidRDefault="007F3B06" w:rsidP="007F3B06">
            <w:pPr>
              <w:spacing w:after="0" w:line="240" w:lineRule="auto"/>
              <w:rPr>
                <w:rFonts w:asciiTheme="majorHAnsi" w:hAnsiTheme="majorHAnsi" w:cstheme="majorHAnsi"/>
                <w:bCs/>
              </w:rPr>
            </w:pPr>
          </w:p>
          <w:p w14:paraId="628F2436" w14:textId="77777777" w:rsidR="007F3B06" w:rsidRPr="007F3B06" w:rsidRDefault="007F3B06" w:rsidP="007F3B06">
            <w:pPr>
              <w:spacing w:after="0" w:line="240" w:lineRule="auto"/>
              <w:rPr>
                <w:rFonts w:asciiTheme="majorHAnsi" w:hAnsiTheme="majorHAnsi" w:cstheme="majorHAnsi"/>
                <w:bCs/>
              </w:rPr>
            </w:pPr>
            <w:r w:rsidRPr="007F3B06">
              <w:rPr>
                <w:rFonts w:asciiTheme="majorHAnsi" w:hAnsiTheme="majorHAnsi" w:cstheme="majorHAnsi"/>
                <w:bCs/>
              </w:rPr>
              <w:t xml:space="preserve">Why We Accepted a Thousand Acres of Land Back From New York State: </w:t>
            </w:r>
            <w:hyperlink r:id="rId42" w:history="1">
              <w:r w:rsidRPr="007F3B06">
                <w:rPr>
                  <w:rStyle w:val="Hyperlink"/>
                  <w:rFonts w:asciiTheme="majorHAnsi" w:hAnsiTheme="majorHAnsi" w:cstheme="majorHAnsi"/>
                  <w:bCs/>
                  <w:color w:val="auto"/>
                </w:rPr>
                <w:t>https://www.thenation.com/article/environment/onondaga-land-new-york/</w:t>
              </w:r>
            </w:hyperlink>
            <w:r w:rsidRPr="007F3B06">
              <w:rPr>
                <w:rFonts w:asciiTheme="majorHAnsi" w:hAnsiTheme="majorHAnsi" w:cstheme="majorHAnsi"/>
                <w:bCs/>
              </w:rPr>
              <w:t xml:space="preserve"> </w:t>
            </w:r>
          </w:p>
        </w:tc>
      </w:tr>
      <w:tr w:rsidR="00566A9B" w:rsidRPr="007F3B06" w14:paraId="51701EDF" w14:textId="77777777" w:rsidTr="007F3B06">
        <w:tc>
          <w:tcPr>
            <w:tcW w:w="1885" w:type="dxa"/>
          </w:tcPr>
          <w:p w14:paraId="7B2377E7" w14:textId="19335D7B" w:rsidR="007F3B06" w:rsidRPr="007F3B06" w:rsidRDefault="00406B6D" w:rsidP="007F3B06">
            <w:pPr>
              <w:spacing w:after="0" w:line="240" w:lineRule="auto"/>
              <w:rPr>
                <w:rFonts w:asciiTheme="majorHAnsi" w:hAnsiTheme="majorHAnsi" w:cstheme="majorHAnsi"/>
                <w:b/>
              </w:rPr>
            </w:pPr>
            <w:r>
              <w:rPr>
                <w:rFonts w:asciiTheme="majorHAnsi" w:hAnsiTheme="majorHAnsi" w:cstheme="majorHAnsi"/>
                <w:b/>
              </w:rPr>
              <w:lastRenderedPageBreak/>
              <w:t>March 7</w:t>
            </w:r>
          </w:p>
        </w:tc>
        <w:tc>
          <w:tcPr>
            <w:tcW w:w="2880" w:type="dxa"/>
          </w:tcPr>
          <w:p w14:paraId="1ABBD873" w14:textId="77777777" w:rsidR="007F3B06" w:rsidRPr="007F3B06" w:rsidRDefault="007F3B06" w:rsidP="007F3B06">
            <w:pPr>
              <w:spacing w:after="0" w:line="240" w:lineRule="auto"/>
              <w:rPr>
                <w:rFonts w:asciiTheme="majorHAnsi" w:hAnsiTheme="majorHAnsi" w:cstheme="majorHAnsi"/>
                <w:bCs/>
              </w:rPr>
            </w:pPr>
            <w:r w:rsidRPr="007F3B06">
              <w:rPr>
                <w:rFonts w:asciiTheme="majorHAnsi" w:hAnsiTheme="majorHAnsi" w:cstheme="majorHAnsi"/>
                <w:bCs/>
              </w:rPr>
              <w:t>Reconstruction</w:t>
            </w:r>
          </w:p>
        </w:tc>
        <w:tc>
          <w:tcPr>
            <w:tcW w:w="5305" w:type="dxa"/>
          </w:tcPr>
          <w:p w14:paraId="336B6D40" w14:textId="77777777" w:rsidR="007F3B06" w:rsidRPr="007F3B06" w:rsidRDefault="007F3B06" w:rsidP="007F3B06">
            <w:pPr>
              <w:spacing w:after="0" w:line="240" w:lineRule="auto"/>
              <w:rPr>
                <w:rFonts w:asciiTheme="majorHAnsi" w:hAnsiTheme="majorHAnsi" w:cstheme="majorHAnsi"/>
                <w:b/>
                <w:u w:val="single"/>
              </w:rPr>
            </w:pPr>
            <w:r w:rsidRPr="007F3B06">
              <w:rPr>
                <w:rFonts w:asciiTheme="majorHAnsi" w:hAnsiTheme="majorHAnsi" w:cstheme="majorHAnsi"/>
                <w:b/>
                <w:u w:val="single"/>
              </w:rPr>
              <w:t>National</w:t>
            </w:r>
          </w:p>
          <w:p w14:paraId="3B4AEFF1" w14:textId="77777777" w:rsidR="007F3B06" w:rsidRPr="007F3B06" w:rsidRDefault="007F3B06" w:rsidP="007F3B06">
            <w:pPr>
              <w:spacing w:after="0" w:line="240" w:lineRule="auto"/>
              <w:rPr>
                <w:rFonts w:asciiTheme="majorHAnsi" w:hAnsiTheme="majorHAnsi" w:cstheme="majorHAnsi"/>
                <w:bCs/>
              </w:rPr>
            </w:pPr>
          </w:p>
          <w:p w14:paraId="44E3B329" w14:textId="77777777" w:rsidR="007F3B06" w:rsidRPr="007F3B06" w:rsidRDefault="007F3B06" w:rsidP="007F3B06">
            <w:pPr>
              <w:spacing w:after="0" w:line="240" w:lineRule="auto"/>
              <w:rPr>
                <w:rFonts w:asciiTheme="majorHAnsi" w:hAnsiTheme="majorHAnsi" w:cstheme="majorHAnsi"/>
                <w:bCs/>
                <w:u w:val="single"/>
              </w:rPr>
            </w:pPr>
            <w:r w:rsidRPr="007F3B06">
              <w:rPr>
                <w:rFonts w:asciiTheme="majorHAnsi" w:hAnsiTheme="majorHAnsi" w:cstheme="majorHAnsi"/>
                <w:bCs/>
              </w:rPr>
              <w:t>Documenting Reconstruction Violence:</w:t>
            </w:r>
            <w:r w:rsidRPr="007F3B06">
              <w:rPr>
                <w:rFonts w:asciiTheme="majorHAnsi" w:hAnsiTheme="majorHAnsi" w:cstheme="majorHAnsi"/>
                <w:bCs/>
                <w:u w:val="single"/>
              </w:rPr>
              <w:t xml:space="preserve"> </w:t>
            </w:r>
            <w:hyperlink r:id="rId43" w:history="1">
              <w:r w:rsidRPr="007F3B06">
                <w:rPr>
                  <w:rStyle w:val="Hyperlink"/>
                  <w:rFonts w:asciiTheme="majorHAnsi" w:hAnsiTheme="majorHAnsi" w:cstheme="majorHAnsi"/>
                  <w:bCs/>
                  <w:color w:val="auto"/>
                </w:rPr>
                <w:t>https://eji.org/report/reconstruction-in-america/documenting-reconstruction-violence/</w:t>
              </w:r>
            </w:hyperlink>
            <w:r w:rsidRPr="007F3B06">
              <w:rPr>
                <w:rFonts w:asciiTheme="majorHAnsi" w:hAnsiTheme="majorHAnsi" w:cstheme="majorHAnsi"/>
                <w:bCs/>
                <w:u w:val="single"/>
              </w:rPr>
              <w:t xml:space="preserve"> </w:t>
            </w:r>
          </w:p>
          <w:p w14:paraId="6E5D1817" w14:textId="77777777" w:rsidR="007F3B06" w:rsidRPr="007F3B06" w:rsidRDefault="007F3B06" w:rsidP="007F3B06">
            <w:pPr>
              <w:spacing w:after="0" w:line="240" w:lineRule="auto"/>
              <w:rPr>
                <w:rFonts w:asciiTheme="majorHAnsi" w:hAnsiTheme="majorHAnsi" w:cstheme="majorHAnsi"/>
                <w:bCs/>
                <w:u w:val="single"/>
              </w:rPr>
            </w:pPr>
          </w:p>
          <w:p w14:paraId="04720F4A" w14:textId="77777777" w:rsidR="007F3B06" w:rsidRPr="007F3B06" w:rsidRDefault="007F3B06" w:rsidP="007F3B06">
            <w:pPr>
              <w:spacing w:after="0" w:line="240" w:lineRule="auto"/>
              <w:rPr>
                <w:rFonts w:asciiTheme="majorHAnsi" w:hAnsiTheme="majorHAnsi" w:cstheme="majorHAnsi"/>
                <w:bCs/>
              </w:rPr>
            </w:pPr>
            <w:r w:rsidRPr="007F3B06">
              <w:rPr>
                <w:rFonts w:asciiTheme="majorHAnsi" w:hAnsiTheme="majorHAnsi" w:cstheme="majorHAnsi"/>
                <w:bCs/>
              </w:rPr>
              <w:t xml:space="preserve">A Short History of Reconstruction 1863-1877: Chapter 8-Reconstruction: Political and Economic </w:t>
            </w:r>
          </w:p>
          <w:p w14:paraId="26C130C6" w14:textId="77777777" w:rsidR="007F3B06" w:rsidRPr="007F3B06" w:rsidRDefault="007F3B06" w:rsidP="007F3B06">
            <w:pPr>
              <w:spacing w:after="0" w:line="240" w:lineRule="auto"/>
              <w:rPr>
                <w:rFonts w:asciiTheme="majorHAnsi" w:hAnsiTheme="majorHAnsi" w:cstheme="majorHAnsi"/>
                <w:b/>
                <w:u w:val="single"/>
              </w:rPr>
            </w:pPr>
          </w:p>
          <w:p w14:paraId="5C78D9D2" w14:textId="77777777" w:rsidR="007F3B06" w:rsidRPr="007F3B06" w:rsidRDefault="007F3B06" w:rsidP="007F3B06">
            <w:pPr>
              <w:spacing w:after="0" w:line="240" w:lineRule="auto"/>
              <w:rPr>
                <w:rFonts w:asciiTheme="majorHAnsi" w:hAnsiTheme="majorHAnsi" w:cstheme="majorHAnsi"/>
                <w:b/>
                <w:u w:val="single"/>
              </w:rPr>
            </w:pPr>
            <w:r w:rsidRPr="007F3B06">
              <w:rPr>
                <w:rFonts w:asciiTheme="majorHAnsi" w:hAnsiTheme="majorHAnsi" w:cstheme="majorHAnsi"/>
                <w:b/>
                <w:u w:val="single"/>
              </w:rPr>
              <w:t>Local:</w:t>
            </w:r>
          </w:p>
          <w:p w14:paraId="2349287B" w14:textId="77777777" w:rsidR="007F3B06" w:rsidRPr="007F3B06" w:rsidRDefault="007F3B06" w:rsidP="007F3B06">
            <w:pPr>
              <w:spacing w:after="0" w:line="240" w:lineRule="auto"/>
              <w:rPr>
                <w:rFonts w:asciiTheme="majorHAnsi" w:hAnsiTheme="majorHAnsi" w:cstheme="majorHAnsi"/>
                <w:b/>
                <w:u w:val="single"/>
              </w:rPr>
            </w:pPr>
          </w:p>
          <w:p w14:paraId="48A2AC55" w14:textId="77777777" w:rsidR="007F3B06" w:rsidRPr="007F3B06" w:rsidRDefault="007F3B06" w:rsidP="007F3B06">
            <w:pPr>
              <w:spacing w:after="0" w:line="240" w:lineRule="auto"/>
              <w:rPr>
                <w:rFonts w:asciiTheme="majorHAnsi" w:hAnsiTheme="majorHAnsi" w:cstheme="majorHAnsi"/>
                <w:bCs/>
              </w:rPr>
            </w:pPr>
            <w:r w:rsidRPr="007F3B06">
              <w:rPr>
                <w:rFonts w:asciiTheme="majorHAnsi" w:hAnsiTheme="majorHAnsi" w:cstheme="majorHAnsi"/>
                <w:bCs/>
              </w:rPr>
              <w:t xml:space="preserve">Mary </w:t>
            </w:r>
            <w:proofErr w:type="spellStart"/>
            <w:r w:rsidRPr="007F3B06">
              <w:rPr>
                <w:rFonts w:asciiTheme="majorHAnsi" w:hAnsiTheme="majorHAnsi" w:cstheme="majorHAnsi"/>
                <w:bCs/>
              </w:rPr>
              <w:t>McTamaney</w:t>
            </w:r>
            <w:proofErr w:type="spellEnd"/>
            <w:r w:rsidRPr="007F3B06">
              <w:rPr>
                <w:rFonts w:asciiTheme="majorHAnsi" w:hAnsiTheme="majorHAnsi" w:cstheme="majorHAnsi"/>
                <w:bCs/>
              </w:rPr>
              <w:t>, “Shock and Shame in 1863 Newburgh,” Mid-Hudson Times (Newburgh, N.Y.), June 19, 2019; The Leeds Mercury (Leeds, West Yorkshire, England), “Lynch Law,” July 9, 1863.</w:t>
            </w:r>
          </w:p>
          <w:p w14:paraId="23BA14D1" w14:textId="77777777" w:rsidR="007F3B06" w:rsidRPr="007F3B06" w:rsidRDefault="007F3B06" w:rsidP="007F3B06">
            <w:pPr>
              <w:spacing w:after="0" w:line="240" w:lineRule="auto"/>
              <w:rPr>
                <w:rFonts w:asciiTheme="majorHAnsi" w:hAnsiTheme="majorHAnsi" w:cstheme="majorHAnsi"/>
                <w:b/>
                <w:u w:val="single"/>
              </w:rPr>
            </w:pPr>
          </w:p>
          <w:p w14:paraId="34BD6AE5" w14:textId="77777777" w:rsidR="007F3B06" w:rsidRPr="007F3B06" w:rsidRDefault="007F3B06" w:rsidP="007F3B06">
            <w:pPr>
              <w:spacing w:after="0" w:line="240" w:lineRule="auto"/>
              <w:rPr>
                <w:rFonts w:asciiTheme="majorHAnsi" w:hAnsiTheme="majorHAnsi" w:cstheme="majorHAnsi"/>
                <w:bCs/>
              </w:rPr>
            </w:pPr>
            <w:r w:rsidRPr="007F3B06">
              <w:rPr>
                <w:rFonts w:asciiTheme="majorHAnsi" w:hAnsiTheme="majorHAnsi" w:cstheme="majorHAnsi"/>
                <w:bCs/>
              </w:rPr>
              <w:t xml:space="preserve">New York City Draft Riots: </w:t>
            </w:r>
            <w:proofErr w:type="spellStart"/>
            <w:r w:rsidRPr="007F3B06">
              <w:rPr>
                <w:rFonts w:asciiTheme="majorHAnsi" w:hAnsiTheme="majorHAnsi" w:cstheme="majorHAnsi"/>
                <w:bCs/>
              </w:rPr>
              <w:t>Iver</w:t>
            </w:r>
            <w:proofErr w:type="spellEnd"/>
            <w:r w:rsidRPr="007F3B06">
              <w:rPr>
                <w:rFonts w:asciiTheme="majorHAnsi" w:hAnsiTheme="majorHAnsi" w:cstheme="majorHAnsi"/>
                <w:bCs/>
              </w:rPr>
              <w:t xml:space="preserve"> Bernstein, The New York City Draft Riots: Their Significance for American Society and Politics in the Age of Civil War (New York: Oxford University Press, 1991); James M. </w:t>
            </w:r>
            <w:r w:rsidRPr="007F3B06">
              <w:rPr>
                <w:rFonts w:asciiTheme="majorHAnsi" w:hAnsiTheme="majorHAnsi" w:cstheme="majorHAnsi"/>
                <w:bCs/>
              </w:rPr>
              <w:lastRenderedPageBreak/>
              <w:t>McPherson, Ordeal by Fire: The Civil War and Reconstruction (New York: Knopf, 1982).</w:t>
            </w:r>
          </w:p>
          <w:p w14:paraId="61BAAC48" w14:textId="77777777" w:rsidR="007F3B06" w:rsidRPr="007F3B06" w:rsidRDefault="007F3B06" w:rsidP="007F3B06">
            <w:pPr>
              <w:spacing w:after="0" w:line="240" w:lineRule="auto"/>
              <w:rPr>
                <w:rFonts w:asciiTheme="majorHAnsi" w:hAnsiTheme="majorHAnsi" w:cstheme="majorHAnsi"/>
                <w:bCs/>
              </w:rPr>
            </w:pPr>
          </w:p>
        </w:tc>
      </w:tr>
      <w:tr w:rsidR="00566A9B" w:rsidRPr="007F3B06" w14:paraId="4871995F" w14:textId="77777777" w:rsidTr="007F3B06">
        <w:tc>
          <w:tcPr>
            <w:tcW w:w="1885" w:type="dxa"/>
          </w:tcPr>
          <w:p w14:paraId="555D2D3F" w14:textId="11DAF641" w:rsidR="007F3B06" w:rsidRPr="007F3B06" w:rsidRDefault="007F3B06" w:rsidP="007F3B06">
            <w:pPr>
              <w:spacing w:after="0" w:line="240" w:lineRule="auto"/>
              <w:rPr>
                <w:rFonts w:asciiTheme="majorHAnsi" w:hAnsiTheme="majorHAnsi" w:cstheme="majorHAnsi"/>
                <w:b/>
              </w:rPr>
            </w:pPr>
            <w:r w:rsidRPr="007F3B06">
              <w:rPr>
                <w:rFonts w:asciiTheme="majorHAnsi" w:hAnsiTheme="majorHAnsi" w:cstheme="majorHAnsi"/>
                <w:b/>
              </w:rPr>
              <w:lastRenderedPageBreak/>
              <w:t xml:space="preserve">March </w:t>
            </w:r>
            <w:r w:rsidR="00406B6D">
              <w:rPr>
                <w:rFonts w:asciiTheme="majorHAnsi" w:hAnsiTheme="majorHAnsi" w:cstheme="majorHAnsi"/>
                <w:b/>
              </w:rPr>
              <w:t>14</w:t>
            </w:r>
          </w:p>
        </w:tc>
        <w:tc>
          <w:tcPr>
            <w:tcW w:w="2880" w:type="dxa"/>
          </w:tcPr>
          <w:p w14:paraId="729DBABA" w14:textId="77777777" w:rsidR="007F3B06" w:rsidRPr="007F3B06" w:rsidRDefault="007F3B06" w:rsidP="007F3B06">
            <w:pPr>
              <w:spacing w:after="0" w:line="240" w:lineRule="auto"/>
              <w:rPr>
                <w:rFonts w:asciiTheme="majorHAnsi" w:hAnsiTheme="majorHAnsi" w:cstheme="majorHAnsi"/>
                <w:bCs/>
              </w:rPr>
            </w:pPr>
            <w:r w:rsidRPr="007F3B06">
              <w:rPr>
                <w:rFonts w:asciiTheme="majorHAnsi" w:hAnsiTheme="majorHAnsi" w:cstheme="majorHAnsi"/>
                <w:bCs/>
              </w:rPr>
              <w:t>New Deal</w:t>
            </w:r>
          </w:p>
        </w:tc>
        <w:tc>
          <w:tcPr>
            <w:tcW w:w="5305" w:type="dxa"/>
          </w:tcPr>
          <w:p w14:paraId="2811608A" w14:textId="77777777" w:rsidR="007F3B06" w:rsidRPr="007F3B06" w:rsidRDefault="007F3B06" w:rsidP="007F3B06">
            <w:pPr>
              <w:spacing w:after="0" w:line="240" w:lineRule="auto"/>
              <w:rPr>
                <w:rFonts w:asciiTheme="majorHAnsi" w:hAnsiTheme="majorHAnsi" w:cstheme="majorHAnsi"/>
                <w:b/>
                <w:u w:val="single"/>
              </w:rPr>
            </w:pPr>
            <w:r w:rsidRPr="007F3B06">
              <w:rPr>
                <w:rFonts w:asciiTheme="majorHAnsi" w:hAnsiTheme="majorHAnsi" w:cstheme="majorHAnsi"/>
                <w:b/>
                <w:u w:val="single"/>
              </w:rPr>
              <w:t>National</w:t>
            </w:r>
          </w:p>
          <w:p w14:paraId="3DB1686C" w14:textId="77777777" w:rsidR="007F3B06" w:rsidRPr="007F3B06" w:rsidRDefault="007F3B06" w:rsidP="007F3B06">
            <w:pPr>
              <w:spacing w:after="0" w:line="240" w:lineRule="auto"/>
              <w:rPr>
                <w:rFonts w:asciiTheme="majorHAnsi" w:hAnsiTheme="majorHAnsi" w:cstheme="majorHAnsi"/>
                <w:b/>
                <w:u w:val="single"/>
              </w:rPr>
            </w:pPr>
          </w:p>
          <w:p w14:paraId="59FFCC5A" w14:textId="77777777" w:rsidR="007F3B06" w:rsidRPr="007F3B06" w:rsidRDefault="007F3B06" w:rsidP="007F3B06">
            <w:pPr>
              <w:spacing w:after="0" w:line="240" w:lineRule="auto"/>
              <w:rPr>
                <w:rFonts w:asciiTheme="majorHAnsi" w:hAnsiTheme="majorHAnsi" w:cstheme="majorHAnsi"/>
                <w:bCs/>
              </w:rPr>
            </w:pPr>
            <w:r w:rsidRPr="007F3B06">
              <w:rPr>
                <w:rFonts w:asciiTheme="majorHAnsi" w:hAnsiTheme="majorHAnsi" w:cstheme="majorHAnsi"/>
                <w:bCs/>
              </w:rPr>
              <w:t xml:space="preserve">The Moynihan Report Revisited: </w:t>
            </w:r>
            <w:hyperlink r:id="rId44" w:history="1">
              <w:r w:rsidRPr="007F3B06">
                <w:rPr>
                  <w:rStyle w:val="Hyperlink"/>
                  <w:rFonts w:asciiTheme="majorHAnsi" w:hAnsiTheme="majorHAnsi" w:cstheme="majorHAnsi"/>
                  <w:bCs/>
                  <w:color w:val="auto"/>
                </w:rPr>
                <w:t>https://www.urban.org/sites/default/files/publication/23696/412839-The-Moynihan-Report-Revisited.PDF</w:t>
              </w:r>
            </w:hyperlink>
            <w:r w:rsidRPr="007F3B06">
              <w:rPr>
                <w:rFonts w:asciiTheme="majorHAnsi" w:hAnsiTheme="majorHAnsi" w:cstheme="majorHAnsi"/>
                <w:bCs/>
              </w:rPr>
              <w:t xml:space="preserve">  </w:t>
            </w:r>
          </w:p>
          <w:p w14:paraId="454F7FB9" w14:textId="77777777" w:rsidR="007F3B06" w:rsidRPr="007F3B06" w:rsidRDefault="007F3B06" w:rsidP="007F3B06">
            <w:pPr>
              <w:spacing w:after="0" w:line="240" w:lineRule="auto"/>
              <w:rPr>
                <w:rFonts w:asciiTheme="majorHAnsi" w:hAnsiTheme="majorHAnsi" w:cstheme="majorHAnsi"/>
                <w:bCs/>
                <w:u w:val="single"/>
              </w:rPr>
            </w:pPr>
          </w:p>
          <w:p w14:paraId="15E3ACAF" w14:textId="77777777" w:rsidR="007F3B06" w:rsidRPr="007F3B06" w:rsidRDefault="007F3B06" w:rsidP="007F3B06">
            <w:pPr>
              <w:spacing w:after="0" w:line="240" w:lineRule="auto"/>
              <w:rPr>
                <w:rFonts w:asciiTheme="majorHAnsi" w:hAnsiTheme="majorHAnsi" w:cstheme="majorHAnsi"/>
                <w:bCs/>
              </w:rPr>
            </w:pPr>
            <w:r w:rsidRPr="007F3B06">
              <w:rPr>
                <w:rFonts w:asciiTheme="majorHAnsi" w:hAnsiTheme="majorHAnsi" w:cstheme="majorHAnsi"/>
                <w:bCs/>
              </w:rPr>
              <w:t xml:space="preserve">HOLC redlining </w:t>
            </w:r>
          </w:p>
          <w:p w14:paraId="5A646C32" w14:textId="77777777" w:rsidR="007F3B06" w:rsidRPr="007F3B06" w:rsidRDefault="007F3B06" w:rsidP="007F3B06">
            <w:pPr>
              <w:spacing w:after="0" w:line="240" w:lineRule="auto"/>
              <w:rPr>
                <w:rFonts w:asciiTheme="majorHAnsi" w:hAnsiTheme="majorHAnsi" w:cstheme="majorHAnsi"/>
                <w:b/>
              </w:rPr>
            </w:pPr>
          </w:p>
          <w:p w14:paraId="5997A3F6" w14:textId="77777777" w:rsidR="007F3B06" w:rsidRPr="007F3B06" w:rsidRDefault="007F3B06" w:rsidP="007F3B06">
            <w:pPr>
              <w:spacing w:after="0" w:line="240" w:lineRule="auto"/>
              <w:rPr>
                <w:rFonts w:asciiTheme="majorHAnsi" w:hAnsiTheme="majorHAnsi" w:cstheme="majorHAnsi"/>
                <w:b/>
                <w:u w:val="single"/>
              </w:rPr>
            </w:pPr>
            <w:r w:rsidRPr="007F3B06">
              <w:rPr>
                <w:rFonts w:asciiTheme="majorHAnsi" w:hAnsiTheme="majorHAnsi" w:cstheme="majorHAnsi"/>
                <w:b/>
                <w:u w:val="single"/>
              </w:rPr>
              <w:t>Local</w:t>
            </w:r>
          </w:p>
          <w:p w14:paraId="08068A06" w14:textId="6713CC13" w:rsidR="005045FB" w:rsidRDefault="007F3B06" w:rsidP="005045FB">
            <w:pPr>
              <w:spacing w:after="0" w:line="240" w:lineRule="auto"/>
              <w:rPr>
                <w:rFonts w:asciiTheme="majorHAnsi" w:hAnsiTheme="majorHAnsi" w:cstheme="majorHAnsi"/>
                <w:bCs/>
              </w:rPr>
            </w:pPr>
            <w:r w:rsidRPr="007F3B06">
              <w:rPr>
                <w:rFonts w:asciiTheme="majorHAnsi" w:hAnsiTheme="majorHAnsi" w:cstheme="majorHAnsi"/>
                <w:bCs/>
              </w:rPr>
              <w:t>Excerpt from Covenant With Color: Race and Social Power in Brooklyn by Craig Steven Wilder</w:t>
            </w:r>
            <w:r w:rsidR="00753A0A">
              <w:rPr>
                <w:rFonts w:asciiTheme="majorHAnsi" w:hAnsiTheme="majorHAnsi" w:cstheme="majorHAnsi"/>
                <w:bCs/>
              </w:rPr>
              <w:t>, Chapter 9: The New Deal and the Making of the Brooklyn Ghetto 1920-1990</w:t>
            </w:r>
          </w:p>
          <w:p w14:paraId="0BD961CF" w14:textId="77777777" w:rsidR="005045FB" w:rsidRDefault="005045FB" w:rsidP="005045FB">
            <w:pPr>
              <w:pStyle w:val="CRtext12pt"/>
            </w:pPr>
          </w:p>
          <w:p w14:paraId="297A007E" w14:textId="0BCD2B4D" w:rsidR="005045FB" w:rsidRPr="005045FB" w:rsidRDefault="005045FB" w:rsidP="005045FB">
            <w:pPr>
              <w:pStyle w:val="CRtext12pt"/>
            </w:pPr>
            <w:r>
              <w:t>Submit organization and/or policy issue for your final assignment on Blackboard.</w:t>
            </w:r>
          </w:p>
        </w:tc>
      </w:tr>
      <w:tr w:rsidR="00566A9B" w:rsidRPr="007F3B06" w14:paraId="749E3F28" w14:textId="77777777" w:rsidTr="007F3B06">
        <w:tc>
          <w:tcPr>
            <w:tcW w:w="1885" w:type="dxa"/>
          </w:tcPr>
          <w:p w14:paraId="4915A2CF" w14:textId="4F73CCBA" w:rsidR="007F3B06" w:rsidRPr="007F3B06" w:rsidRDefault="007F3B06" w:rsidP="007F3B06">
            <w:pPr>
              <w:spacing w:after="0" w:line="240" w:lineRule="auto"/>
              <w:rPr>
                <w:rFonts w:asciiTheme="majorHAnsi" w:hAnsiTheme="majorHAnsi" w:cstheme="majorHAnsi"/>
                <w:b/>
              </w:rPr>
            </w:pPr>
            <w:r w:rsidRPr="007F3B06">
              <w:rPr>
                <w:rFonts w:asciiTheme="majorHAnsi" w:hAnsiTheme="majorHAnsi" w:cstheme="majorHAnsi"/>
                <w:b/>
              </w:rPr>
              <w:t xml:space="preserve">March </w:t>
            </w:r>
            <w:r w:rsidR="00406B6D">
              <w:rPr>
                <w:rFonts w:asciiTheme="majorHAnsi" w:hAnsiTheme="majorHAnsi" w:cstheme="majorHAnsi"/>
                <w:b/>
              </w:rPr>
              <w:t>21</w:t>
            </w:r>
          </w:p>
        </w:tc>
        <w:tc>
          <w:tcPr>
            <w:tcW w:w="2880" w:type="dxa"/>
          </w:tcPr>
          <w:p w14:paraId="5E13BC1C" w14:textId="77777777" w:rsidR="007F3B06" w:rsidRPr="007F3B06" w:rsidRDefault="007F3B06" w:rsidP="007F3B06">
            <w:pPr>
              <w:spacing w:after="0" w:line="240" w:lineRule="auto"/>
              <w:rPr>
                <w:rFonts w:asciiTheme="majorHAnsi" w:hAnsiTheme="majorHAnsi" w:cstheme="majorHAnsi"/>
                <w:bCs/>
              </w:rPr>
            </w:pPr>
            <w:r w:rsidRPr="007F3B06">
              <w:rPr>
                <w:rFonts w:asciiTheme="majorHAnsi" w:hAnsiTheme="majorHAnsi" w:cstheme="majorHAnsi"/>
                <w:bCs/>
              </w:rPr>
              <w:t>Housing</w:t>
            </w:r>
          </w:p>
        </w:tc>
        <w:tc>
          <w:tcPr>
            <w:tcW w:w="5305" w:type="dxa"/>
          </w:tcPr>
          <w:p w14:paraId="36246101" w14:textId="77777777" w:rsidR="007F3B06" w:rsidRPr="007F3B06" w:rsidRDefault="007F3B06" w:rsidP="007F3B06">
            <w:pPr>
              <w:spacing w:after="0" w:line="240" w:lineRule="auto"/>
              <w:rPr>
                <w:rFonts w:asciiTheme="majorHAnsi" w:hAnsiTheme="majorHAnsi" w:cstheme="majorHAnsi"/>
                <w:b/>
                <w:u w:val="single"/>
              </w:rPr>
            </w:pPr>
            <w:r w:rsidRPr="007F3B06">
              <w:rPr>
                <w:rFonts w:asciiTheme="majorHAnsi" w:hAnsiTheme="majorHAnsi" w:cstheme="majorHAnsi"/>
                <w:b/>
                <w:u w:val="single"/>
              </w:rPr>
              <w:t>National</w:t>
            </w:r>
          </w:p>
          <w:p w14:paraId="2CAA2D3E" w14:textId="77777777" w:rsidR="007F3B06" w:rsidRPr="007F3B06" w:rsidRDefault="007F3B06" w:rsidP="007F3B06">
            <w:pPr>
              <w:spacing w:after="0" w:line="240" w:lineRule="auto"/>
              <w:rPr>
                <w:rFonts w:asciiTheme="majorHAnsi" w:hAnsiTheme="majorHAnsi" w:cstheme="majorHAnsi"/>
                <w:u w:val="single"/>
              </w:rPr>
            </w:pPr>
            <w:r w:rsidRPr="007F3B06">
              <w:rPr>
                <w:rFonts w:asciiTheme="majorHAnsi" w:hAnsiTheme="majorHAnsi" w:cstheme="majorHAnsi"/>
                <w:bCs/>
              </w:rPr>
              <w:t>Homeless Encampment Sweeps May Be Draining Your City’s Budget:</w:t>
            </w:r>
            <w:r w:rsidRPr="007F3B06">
              <w:rPr>
                <w:rFonts w:asciiTheme="majorHAnsi" w:hAnsiTheme="majorHAnsi" w:cstheme="majorHAnsi"/>
                <w:b/>
                <w:u w:val="single"/>
              </w:rPr>
              <w:t xml:space="preserve"> </w:t>
            </w:r>
            <w:hyperlink r:id="rId45" w:history="1">
              <w:r w:rsidRPr="007F3B06">
                <w:rPr>
                  <w:rStyle w:val="Hyperlink"/>
                  <w:rFonts w:asciiTheme="majorHAnsi" w:hAnsiTheme="majorHAnsi" w:cstheme="majorHAnsi"/>
                  <w:color w:val="auto"/>
                </w:rPr>
                <w:t>https://housingmatters.urban.org/feature/homeless-encampment-sweeps-may-be-draining-your-citys-budget</w:t>
              </w:r>
            </w:hyperlink>
            <w:r w:rsidRPr="007F3B06">
              <w:rPr>
                <w:rFonts w:asciiTheme="majorHAnsi" w:hAnsiTheme="majorHAnsi" w:cstheme="majorHAnsi"/>
                <w:u w:val="single"/>
              </w:rPr>
              <w:t xml:space="preserve"> </w:t>
            </w:r>
          </w:p>
          <w:p w14:paraId="1796811D" w14:textId="77777777" w:rsidR="007F3B06" w:rsidRPr="007F3B06" w:rsidRDefault="007F3B06" w:rsidP="007F3B06">
            <w:pPr>
              <w:spacing w:after="0" w:line="240" w:lineRule="auto"/>
              <w:rPr>
                <w:rFonts w:asciiTheme="majorHAnsi" w:hAnsiTheme="majorHAnsi" w:cstheme="majorHAnsi"/>
                <w:u w:val="single"/>
              </w:rPr>
            </w:pPr>
          </w:p>
          <w:p w14:paraId="03E3E3FF" w14:textId="77777777" w:rsidR="007F3B06" w:rsidRPr="007F3B06" w:rsidRDefault="007F3B06" w:rsidP="007F3B06">
            <w:pPr>
              <w:spacing w:after="0" w:line="240" w:lineRule="auto"/>
              <w:rPr>
                <w:rFonts w:asciiTheme="majorHAnsi" w:hAnsiTheme="majorHAnsi" w:cstheme="majorHAnsi"/>
                <w:u w:val="single"/>
              </w:rPr>
            </w:pPr>
            <w:r w:rsidRPr="007F3B06">
              <w:rPr>
                <w:rFonts w:asciiTheme="majorHAnsi" w:hAnsiTheme="majorHAnsi" w:cstheme="majorHAnsi"/>
              </w:rPr>
              <w:t xml:space="preserve">The Power of Public Housing: </w:t>
            </w:r>
            <w:hyperlink r:id="rId46" w:history="1">
              <w:r w:rsidRPr="007F3B06">
                <w:rPr>
                  <w:rStyle w:val="Hyperlink"/>
                  <w:rFonts w:asciiTheme="majorHAnsi" w:hAnsiTheme="majorHAnsi" w:cstheme="majorHAnsi"/>
                  <w:color w:val="auto"/>
                </w:rPr>
                <w:t>https://www.theatlantic.com/business/archive/2015/09/public-housing-success/406561/</w:t>
              </w:r>
            </w:hyperlink>
            <w:r w:rsidRPr="007F3B06">
              <w:rPr>
                <w:rFonts w:asciiTheme="majorHAnsi" w:hAnsiTheme="majorHAnsi" w:cstheme="majorHAnsi"/>
                <w:u w:val="single"/>
              </w:rPr>
              <w:t xml:space="preserve"> </w:t>
            </w:r>
          </w:p>
          <w:p w14:paraId="58AE526D" w14:textId="77777777" w:rsidR="007F3B06" w:rsidRPr="007F3B06" w:rsidRDefault="007F3B06" w:rsidP="007F3B06">
            <w:pPr>
              <w:spacing w:after="0" w:line="240" w:lineRule="auto"/>
              <w:rPr>
                <w:rFonts w:asciiTheme="majorHAnsi" w:hAnsiTheme="majorHAnsi" w:cstheme="majorHAnsi"/>
                <w:b/>
                <w:u w:val="single"/>
              </w:rPr>
            </w:pPr>
          </w:p>
          <w:p w14:paraId="329D008E" w14:textId="77777777" w:rsidR="007F3B06" w:rsidRPr="007F3B06" w:rsidRDefault="007F3B06" w:rsidP="007F3B06">
            <w:pPr>
              <w:spacing w:after="0" w:line="240" w:lineRule="auto"/>
              <w:rPr>
                <w:rFonts w:asciiTheme="majorHAnsi" w:hAnsiTheme="majorHAnsi" w:cstheme="majorHAnsi"/>
                <w:bCs/>
                <w:u w:val="single"/>
              </w:rPr>
            </w:pPr>
            <w:r w:rsidRPr="007F3B06">
              <w:rPr>
                <w:rFonts w:asciiTheme="majorHAnsi" w:hAnsiTheme="majorHAnsi" w:cstheme="majorHAnsi"/>
                <w:bCs/>
              </w:rPr>
              <w:t xml:space="preserve">What We Get Wrong About Closing the Racial Wealth Gap: </w:t>
            </w:r>
            <w:hyperlink r:id="rId47" w:history="1">
              <w:r w:rsidRPr="007F3B06">
                <w:rPr>
                  <w:rStyle w:val="Hyperlink"/>
                  <w:rFonts w:asciiTheme="majorHAnsi" w:hAnsiTheme="majorHAnsi" w:cstheme="majorHAnsi"/>
                  <w:bCs/>
                  <w:color w:val="auto"/>
                </w:rPr>
                <w:t>https://socialequity.duke.edu/portfolio-item/what-we-get-wrong-about-closing-the-racial-wealth-gap/</w:t>
              </w:r>
            </w:hyperlink>
          </w:p>
          <w:p w14:paraId="4C2B2313" w14:textId="77777777" w:rsidR="007F3B06" w:rsidRPr="007F3B06" w:rsidRDefault="007F3B06" w:rsidP="007F3B06">
            <w:pPr>
              <w:spacing w:after="0" w:line="240" w:lineRule="auto"/>
              <w:rPr>
                <w:rFonts w:asciiTheme="majorHAnsi" w:hAnsiTheme="majorHAnsi" w:cstheme="majorHAnsi"/>
                <w:bCs/>
                <w:u w:val="single"/>
              </w:rPr>
            </w:pPr>
          </w:p>
          <w:p w14:paraId="2DED616D" w14:textId="77777777" w:rsidR="007F3B06" w:rsidRPr="007F3B06" w:rsidRDefault="007F3B06" w:rsidP="007F3B06">
            <w:pPr>
              <w:spacing w:after="0" w:line="240" w:lineRule="auto"/>
              <w:rPr>
                <w:rFonts w:asciiTheme="majorHAnsi" w:hAnsiTheme="majorHAnsi" w:cstheme="majorHAnsi"/>
                <w:bCs/>
              </w:rPr>
            </w:pPr>
            <w:r w:rsidRPr="007F3B06">
              <w:rPr>
                <w:rFonts w:asciiTheme="majorHAnsi" w:hAnsiTheme="majorHAnsi" w:cstheme="majorHAnsi"/>
                <w:bCs/>
              </w:rPr>
              <w:t xml:space="preserve">What Went Wrong with Public Housing in Chicago? A History of the Robert Taylor Homes: </w:t>
            </w:r>
            <w:hyperlink r:id="rId48" w:anchor="metadata_info_tab_contents" w:history="1">
              <w:r w:rsidRPr="007F3B06">
                <w:rPr>
                  <w:rStyle w:val="Hyperlink"/>
                  <w:rFonts w:asciiTheme="majorHAnsi" w:hAnsiTheme="majorHAnsi" w:cstheme="majorHAnsi"/>
                  <w:bCs/>
                  <w:color w:val="auto"/>
                </w:rPr>
                <w:t>https://www.jstor.org/stable/40193536?seq=2#metadata_info_tab_contents</w:t>
              </w:r>
            </w:hyperlink>
            <w:r w:rsidRPr="007F3B06">
              <w:rPr>
                <w:rFonts w:asciiTheme="majorHAnsi" w:hAnsiTheme="majorHAnsi" w:cstheme="majorHAnsi"/>
                <w:bCs/>
              </w:rPr>
              <w:t xml:space="preserve"> </w:t>
            </w:r>
          </w:p>
          <w:p w14:paraId="06BF5E0E" w14:textId="77777777" w:rsidR="007F3B06" w:rsidRPr="007F3B06" w:rsidRDefault="007F3B06" w:rsidP="007F3B06">
            <w:pPr>
              <w:spacing w:after="0" w:line="240" w:lineRule="auto"/>
              <w:rPr>
                <w:rFonts w:asciiTheme="majorHAnsi" w:hAnsiTheme="majorHAnsi" w:cstheme="majorHAnsi"/>
                <w:b/>
                <w:u w:val="single"/>
              </w:rPr>
            </w:pPr>
          </w:p>
          <w:p w14:paraId="7687EF30" w14:textId="77777777" w:rsidR="007F3B06" w:rsidRPr="007F3B06" w:rsidRDefault="007F3B06" w:rsidP="007F3B06">
            <w:pPr>
              <w:spacing w:after="0" w:line="240" w:lineRule="auto"/>
              <w:rPr>
                <w:rFonts w:asciiTheme="majorHAnsi" w:hAnsiTheme="majorHAnsi" w:cstheme="majorHAnsi"/>
                <w:b/>
                <w:u w:val="single"/>
              </w:rPr>
            </w:pPr>
          </w:p>
          <w:p w14:paraId="57EFF5CE" w14:textId="77777777" w:rsidR="007F3B06" w:rsidRPr="007F3B06" w:rsidRDefault="007F3B06" w:rsidP="007F3B06">
            <w:pPr>
              <w:spacing w:after="0" w:line="240" w:lineRule="auto"/>
              <w:rPr>
                <w:rFonts w:asciiTheme="majorHAnsi" w:hAnsiTheme="majorHAnsi" w:cstheme="majorHAnsi"/>
                <w:b/>
                <w:u w:val="single"/>
              </w:rPr>
            </w:pPr>
            <w:r w:rsidRPr="007F3B06">
              <w:rPr>
                <w:rFonts w:asciiTheme="majorHAnsi" w:hAnsiTheme="majorHAnsi" w:cstheme="majorHAnsi"/>
                <w:b/>
                <w:u w:val="single"/>
              </w:rPr>
              <w:t>Local</w:t>
            </w:r>
          </w:p>
          <w:p w14:paraId="2BB5B2EF" w14:textId="77777777" w:rsidR="007F3B06" w:rsidRPr="007F3B06" w:rsidRDefault="007F3B06" w:rsidP="007F3B06">
            <w:pPr>
              <w:spacing w:after="0" w:line="240" w:lineRule="auto"/>
              <w:rPr>
                <w:rFonts w:asciiTheme="majorHAnsi" w:hAnsiTheme="majorHAnsi" w:cstheme="majorHAnsi"/>
                <w:bCs/>
              </w:rPr>
            </w:pPr>
          </w:p>
        </w:tc>
      </w:tr>
      <w:tr w:rsidR="00566A9B" w:rsidRPr="007F3B06" w14:paraId="19A506DC" w14:textId="77777777" w:rsidTr="007F3B06">
        <w:tc>
          <w:tcPr>
            <w:tcW w:w="1885" w:type="dxa"/>
          </w:tcPr>
          <w:p w14:paraId="75E9D48B" w14:textId="0DF860D3" w:rsidR="007F3B06" w:rsidRPr="007F3B06" w:rsidRDefault="007F3B06" w:rsidP="007F3B06">
            <w:pPr>
              <w:spacing w:after="0" w:line="240" w:lineRule="auto"/>
              <w:rPr>
                <w:rFonts w:asciiTheme="majorHAnsi" w:hAnsiTheme="majorHAnsi" w:cstheme="majorHAnsi"/>
                <w:b/>
              </w:rPr>
            </w:pPr>
            <w:r w:rsidRPr="007F3B06">
              <w:rPr>
                <w:rFonts w:asciiTheme="majorHAnsi" w:hAnsiTheme="majorHAnsi" w:cstheme="majorHAnsi"/>
                <w:b/>
              </w:rPr>
              <w:lastRenderedPageBreak/>
              <w:t>March 2</w:t>
            </w:r>
            <w:r w:rsidR="00406B6D">
              <w:rPr>
                <w:rFonts w:asciiTheme="majorHAnsi" w:hAnsiTheme="majorHAnsi" w:cstheme="majorHAnsi"/>
                <w:b/>
              </w:rPr>
              <w:t>8</w:t>
            </w:r>
          </w:p>
        </w:tc>
        <w:tc>
          <w:tcPr>
            <w:tcW w:w="2880" w:type="dxa"/>
          </w:tcPr>
          <w:p w14:paraId="268BD1CF" w14:textId="77777777" w:rsidR="007F3B06" w:rsidRPr="007F3B06" w:rsidRDefault="007F3B06" w:rsidP="007F3B06">
            <w:pPr>
              <w:spacing w:after="0" w:line="240" w:lineRule="auto"/>
              <w:rPr>
                <w:rFonts w:asciiTheme="majorHAnsi" w:hAnsiTheme="majorHAnsi" w:cstheme="majorHAnsi"/>
                <w:bCs/>
              </w:rPr>
            </w:pPr>
            <w:r w:rsidRPr="007F3B06">
              <w:rPr>
                <w:rFonts w:asciiTheme="majorHAnsi" w:hAnsiTheme="majorHAnsi" w:cstheme="majorHAnsi"/>
                <w:bCs/>
              </w:rPr>
              <w:t>Carceral State</w:t>
            </w:r>
          </w:p>
        </w:tc>
        <w:tc>
          <w:tcPr>
            <w:tcW w:w="5305" w:type="dxa"/>
          </w:tcPr>
          <w:p w14:paraId="5CFCA8AC" w14:textId="77777777" w:rsidR="007F3B06" w:rsidRPr="007F3B06" w:rsidRDefault="007F3B06" w:rsidP="007F3B06">
            <w:pPr>
              <w:spacing w:after="0" w:line="240" w:lineRule="auto"/>
              <w:rPr>
                <w:rFonts w:asciiTheme="majorHAnsi" w:hAnsiTheme="majorHAnsi" w:cstheme="majorHAnsi"/>
                <w:b/>
                <w:u w:val="single"/>
              </w:rPr>
            </w:pPr>
            <w:r w:rsidRPr="007F3B06">
              <w:rPr>
                <w:rFonts w:asciiTheme="majorHAnsi" w:hAnsiTheme="majorHAnsi" w:cstheme="majorHAnsi"/>
                <w:b/>
                <w:u w:val="single"/>
              </w:rPr>
              <w:t>National</w:t>
            </w:r>
          </w:p>
          <w:p w14:paraId="63DFAA58" w14:textId="77777777" w:rsidR="007F3B06" w:rsidRPr="007F3B06" w:rsidRDefault="007F3B06" w:rsidP="007F3B06">
            <w:pPr>
              <w:spacing w:after="0" w:line="240" w:lineRule="auto"/>
              <w:rPr>
                <w:rFonts w:asciiTheme="majorHAnsi" w:hAnsiTheme="majorHAnsi" w:cstheme="majorHAnsi"/>
                <w:b/>
                <w:u w:val="single"/>
              </w:rPr>
            </w:pPr>
          </w:p>
          <w:p w14:paraId="1696E656" w14:textId="77777777" w:rsidR="007F3B06" w:rsidRPr="007F3B06" w:rsidRDefault="007F3B06" w:rsidP="007F3B06">
            <w:pPr>
              <w:spacing w:after="0" w:line="240" w:lineRule="auto"/>
              <w:rPr>
                <w:rFonts w:asciiTheme="majorHAnsi" w:hAnsiTheme="majorHAnsi" w:cstheme="majorHAnsi"/>
                <w:bCs/>
              </w:rPr>
            </w:pPr>
            <w:r w:rsidRPr="007F3B06">
              <w:rPr>
                <w:rFonts w:asciiTheme="majorHAnsi" w:hAnsiTheme="majorHAnsi" w:cstheme="majorHAnsi"/>
                <w:bCs/>
              </w:rPr>
              <w:t xml:space="preserve">Mass Incarceration-The Whole Pie 2022: </w:t>
            </w:r>
            <w:hyperlink r:id="rId49" w:history="1">
              <w:r w:rsidRPr="007F3B06">
                <w:rPr>
                  <w:rStyle w:val="Hyperlink"/>
                  <w:rFonts w:asciiTheme="majorHAnsi" w:hAnsiTheme="majorHAnsi" w:cstheme="majorHAnsi"/>
                  <w:bCs/>
                  <w:color w:val="auto"/>
                </w:rPr>
                <w:t>https://www.prisonpolicy.org/reports/pie2022.html</w:t>
              </w:r>
            </w:hyperlink>
          </w:p>
          <w:p w14:paraId="360F2817" w14:textId="77777777" w:rsidR="007F3B06" w:rsidRPr="007F3B06" w:rsidRDefault="007F3B06" w:rsidP="007F3B06">
            <w:pPr>
              <w:spacing w:after="0" w:line="240" w:lineRule="auto"/>
              <w:rPr>
                <w:rFonts w:asciiTheme="majorHAnsi" w:hAnsiTheme="majorHAnsi" w:cstheme="majorHAnsi"/>
                <w:b/>
                <w:u w:val="single"/>
              </w:rPr>
            </w:pPr>
          </w:p>
          <w:p w14:paraId="7E81D2B1" w14:textId="77777777" w:rsidR="007F3B06" w:rsidRPr="007F3B06" w:rsidRDefault="007F3B06" w:rsidP="007F3B06">
            <w:pPr>
              <w:spacing w:after="0" w:line="240" w:lineRule="auto"/>
              <w:rPr>
                <w:rFonts w:asciiTheme="majorHAnsi" w:hAnsiTheme="majorHAnsi" w:cstheme="majorHAnsi"/>
                <w:bCs/>
              </w:rPr>
            </w:pPr>
            <w:r w:rsidRPr="007F3B06">
              <w:rPr>
                <w:rFonts w:asciiTheme="majorHAnsi" w:hAnsiTheme="majorHAnsi" w:cstheme="majorHAnsi"/>
                <w:bCs/>
              </w:rPr>
              <w:t xml:space="preserve">Providing Sanctuary or Fostering Crime: </w:t>
            </w:r>
            <w:hyperlink r:id="rId50" w:history="1">
              <w:r w:rsidRPr="007F3B06">
                <w:rPr>
                  <w:rStyle w:val="Hyperlink"/>
                  <w:rFonts w:asciiTheme="majorHAnsi" w:hAnsiTheme="majorHAnsi" w:cstheme="majorHAnsi"/>
                  <w:bCs/>
                  <w:color w:val="auto"/>
                </w:rPr>
                <w:t>https://sociology.unc.edu/wp-content/uploads/sites/165/2018/01/2017SocComp-Providing-Sanctuary-or-Fostering-Crime-A-Review-of-the-Research-on-Sanctuary-Cities-and-Crime.pdf</w:t>
              </w:r>
            </w:hyperlink>
            <w:r w:rsidRPr="007F3B06">
              <w:rPr>
                <w:rFonts w:asciiTheme="majorHAnsi" w:hAnsiTheme="majorHAnsi" w:cstheme="majorHAnsi"/>
                <w:bCs/>
              </w:rPr>
              <w:t xml:space="preserve"> </w:t>
            </w:r>
          </w:p>
          <w:p w14:paraId="557CD66C" w14:textId="77777777" w:rsidR="007F3B06" w:rsidRPr="007F3B06" w:rsidRDefault="007F3B06" w:rsidP="007F3B06">
            <w:pPr>
              <w:spacing w:after="0" w:line="240" w:lineRule="auto"/>
              <w:rPr>
                <w:rFonts w:asciiTheme="majorHAnsi" w:hAnsiTheme="majorHAnsi" w:cstheme="majorHAnsi"/>
                <w:bCs/>
              </w:rPr>
            </w:pPr>
            <w:r w:rsidRPr="007F3B06">
              <w:rPr>
                <w:rFonts w:asciiTheme="majorHAnsi" w:hAnsiTheme="majorHAnsi" w:cstheme="majorHAnsi"/>
                <w:bCs/>
              </w:rPr>
              <w:t>Dollars &amp; Democracy</w:t>
            </w:r>
          </w:p>
          <w:p w14:paraId="313ACC78" w14:textId="77777777" w:rsidR="007F3B06" w:rsidRPr="007F3B06" w:rsidRDefault="007F3B06" w:rsidP="007F3B06">
            <w:pPr>
              <w:spacing w:after="0" w:line="240" w:lineRule="auto"/>
              <w:rPr>
                <w:rFonts w:asciiTheme="majorHAnsi" w:hAnsiTheme="majorHAnsi" w:cstheme="majorHAnsi"/>
                <w:b/>
                <w:u w:val="single"/>
              </w:rPr>
            </w:pPr>
          </w:p>
          <w:p w14:paraId="37C2EC43" w14:textId="77777777" w:rsidR="007F3B06" w:rsidRPr="007F3B06" w:rsidRDefault="007F3B06" w:rsidP="007F3B06">
            <w:pPr>
              <w:spacing w:after="0" w:line="240" w:lineRule="auto"/>
              <w:rPr>
                <w:rFonts w:asciiTheme="majorHAnsi" w:hAnsiTheme="majorHAnsi" w:cstheme="majorHAnsi"/>
                <w:b/>
                <w:u w:val="single"/>
              </w:rPr>
            </w:pPr>
            <w:r w:rsidRPr="007F3B06">
              <w:rPr>
                <w:rFonts w:asciiTheme="majorHAnsi" w:hAnsiTheme="majorHAnsi" w:cstheme="majorHAnsi"/>
                <w:b/>
                <w:u w:val="single"/>
              </w:rPr>
              <w:t>Local</w:t>
            </w:r>
          </w:p>
          <w:p w14:paraId="4BEEA9EB" w14:textId="77777777" w:rsidR="007F3B06" w:rsidRPr="007F3B06" w:rsidRDefault="007F3B06" w:rsidP="007F3B06">
            <w:pPr>
              <w:spacing w:after="0" w:line="240" w:lineRule="auto"/>
              <w:rPr>
                <w:rFonts w:asciiTheme="majorHAnsi" w:hAnsiTheme="majorHAnsi" w:cstheme="majorHAnsi"/>
                <w:u w:val="single"/>
              </w:rPr>
            </w:pPr>
            <w:r w:rsidRPr="007F3B06">
              <w:rPr>
                <w:rFonts w:asciiTheme="majorHAnsi" w:hAnsiTheme="majorHAnsi" w:cstheme="majorHAnsi"/>
                <w:bCs/>
              </w:rPr>
              <w:t xml:space="preserve">NJ Values Act: </w:t>
            </w:r>
            <w:hyperlink r:id="rId51" w:anchor=":~:text=The%20Values%20Act%20will%20allow,agencies%20without%20fear%20of%20deportation" w:history="1">
              <w:r w:rsidRPr="007F3B06">
                <w:rPr>
                  <w:rStyle w:val="Hyperlink"/>
                  <w:rFonts w:asciiTheme="majorHAnsi" w:hAnsiTheme="majorHAnsi" w:cstheme="majorHAnsi"/>
                  <w:color w:val="auto"/>
                </w:rPr>
                <w:t>https://www.aclu-nj.org/en/legislation/values-act-s512a1986#:~:text=The%20Values%20Act%20will%20allow,agencies%20without%20fear%20of%20deportation</w:t>
              </w:r>
            </w:hyperlink>
            <w:r w:rsidRPr="007F3B06">
              <w:rPr>
                <w:rFonts w:asciiTheme="majorHAnsi" w:hAnsiTheme="majorHAnsi" w:cstheme="majorHAnsi"/>
                <w:u w:val="single"/>
              </w:rPr>
              <w:t xml:space="preserve">. </w:t>
            </w:r>
          </w:p>
          <w:p w14:paraId="1DF98593" w14:textId="77777777" w:rsidR="007F3B06" w:rsidRPr="007F3B06" w:rsidRDefault="007F3B06" w:rsidP="007F3B06">
            <w:pPr>
              <w:spacing w:after="0" w:line="240" w:lineRule="auto"/>
              <w:rPr>
                <w:rFonts w:asciiTheme="majorHAnsi" w:hAnsiTheme="majorHAnsi" w:cstheme="majorHAnsi"/>
                <w:u w:val="single"/>
              </w:rPr>
            </w:pPr>
          </w:p>
          <w:p w14:paraId="08860CC8" w14:textId="77777777" w:rsidR="007F3B06" w:rsidRPr="007F3B06" w:rsidRDefault="007F3B06" w:rsidP="007F3B06">
            <w:pPr>
              <w:spacing w:after="0" w:line="240" w:lineRule="auto"/>
              <w:rPr>
                <w:rFonts w:asciiTheme="majorHAnsi" w:hAnsiTheme="majorHAnsi" w:cstheme="majorHAnsi"/>
                <w:b/>
                <w:u w:val="single"/>
              </w:rPr>
            </w:pPr>
            <w:r w:rsidRPr="007F3B06">
              <w:rPr>
                <w:rFonts w:asciiTheme="majorHAnsi" w:hAnsiTheme="majorHAnsi" w:cstheme="majorHAnsi"/>
              </w:rPr>
              <w:t xml:space="preserve">NY For All: </w:t>
            </w:r>
            <w:hyperlink r:id="rId52" w:history="1">
              <w:r w:rsidRPr="007F3B06">
                <w:rPr>
                  <w:rStyle w:val="Hyperlink"/>
                  <w:rFonts w:asciiTheme="majorHAnsi" w:hAnsiTheme="majorHAnsi" w:cstheme="majorHAnsi"/>
                  <w:color w:val="auto"/>
                </w:rPr>
                <w:t>https://www.nyic.org/wp-content/uploads/2022/02/NY4All2022-ENG.pdf</w:t>
              </w:r>
            </w:hyperlink>
            <w:r w:rsidRPr="007F3B06">
              <w:rPr>
                <w:rFonts w:asciiTheme="majorHAnsi" w:hAnsiTheme="majorHAnsi" w:cstheme="majorHAnsi"/>
                <w:b/>
                <w:u w:val="single"/>
              </w:rPr>
              <w:t xml:space="preserve">  </w:t>
            </w:r>
          </w:p>
        </w:tc>
      </w:tr>
      <w:tr w:rsidR="00566A9B" w:rsidRPr="007F3B06" w14:paraId="0F5F51CD" w14:textId="77777777" w:rsidTr="007F3B06">
        <w:tc>
          <w:tcPr>
            <w:tcW w:w="1885" w:type="dxa"/>
          </w:tcPr>
          <w:p w14:paraId="6B04F438" w14:textId="558A5C02" w:rsidR="007F3B06" w:rsidRPr="007F3B06" w:rsidRDefault="00406B6D" w:rsidP="007F3B06">
            <w:pPr>
              <w:spacing w:after="0" w:line="240" w:lineRule="auto"/>
              <w:rPr>
                <w:rFonts w:asciiTheme="majorHAnsi" w:hAnsiTheme="majorHAnsi" w:cstheme="majorHAnsi"/>
                <w:b/>
              </w:rPr>
            </w:pPr>
            <w:r>
              <w:rPr>
                <w:rFonts w:asciiTheme="majorHAnsi" w:hAnsiTheme="majorHAnsi" w:cstheme="majorHAnsi"/>
                <w:b/>
              </w:rPr>
              <w:t>April 4</w:t>
            </w:r>
          </w:p>
        </w:tc>
        <w:tc>
          <w:tcPr>
            <w:tcW w:w="2880" w:type="dxa"/>
          </w:tcPr>
          <w:p w14:paraId="381A016E" w14:textId="77777777" w:rsidR="007F3B06" w:rsidRPr="007F3B06" w:rsidRDefault="007F3B06" w:rsidP="007F3B06">
            <w:pPr>
              <w:spacing w:after="0" w:line="240" w:lineRule="auto"/>
              <w:rPr>
                <w:rFonts w:asciiTheme="majorHAnsi" w:hAnsiTheme="majorHAnsi" w:cstheme="majorHAnsi"/>
                <w:bCs/>
              </w:rPr>
            </w:pPr>
            <w:r w:rsidRPr="007F3B06">
              <w:rPr>
                <w:rFonts w:asciiTheme="majorHAnsi" w:hAnsiTheme="majorHAnsi" w:cstheme="majorHAnsi"/>
                <w:bCs/>
              </w:rPr>
              <w:t>Education</w:t>
            </w:r>
          </w:p>
        </w:tc>
        <w:tc>
          <w:tcPr>
            <w:tcW w:w="5305" w:type="dxa"/>
          </w:tcPr>
          <w:p w14:paraId="58B5A0D1" w14:textId="77777777" w:rsidR="007F3B06" w:rsidRPr="007F3B06" w:rsidRDefault="007F3B06" w:rsidP="007F3B06">
            <w:pPr>
              <w:spacing w:after="0" w:line="240" w:lineRule="auto"/>
              <w:rPr>
                <w:rFonts w:asciiTheme="majorHAnsi" w:hAnsiTheme="majorHAnsi" w:cstheme="majorHAnsi"/>
                <w:b/>
                <w:u w:val="single"/>
              </w:rPr>
            </w:pPr>
            <w:r w:rsidRPr="007F3B06">
              <w:rPr>
                <w:rFonts w:asciiTheme="majorHAnsi" w:hAnsiTheme="majorHAnsi" w:cstheme="majorHAnsi"/>
                <w:b/>
                <w:u w:val="single"/>
              </w:rPr>
              <w:t>National</w:t>
            </w:r>
          </w:p>
          <w:p w14:paraId="4AE7532F" w14:textId="77777777" w:rsidR="007F3B06" w:rsidRPr="007F3B06" w:rsidRDefault="007F3B06" w:rsidP="007F3B06">
            <w:pPr>
              <w:spacing w:after="0" w:line="240" w:lineRule="auto"/>
              <w:rPr>
                <w:rFonts w:asciiTheme="majorHAnsi" w:hAnsiTheme="majorHAnsi" w:cstheme="majorHAnsi"/>
                <w:b/>
                <w:u w:val="single"/>
              </w:rPr>
            </w:pPr>
          </w:p>
          <w:p w14:paraId="276F0313" w14:textId="6C6D88AF" w:rsidR="007F3B06" w:rsidRDefault="007F3B06" w:rsidP="007F3B06">
            <w:pPr>
              <w:spacing w:after="0" w:line="240" w:lineRule="auto"/>
              <w:rPr>
                <w:rFonts w:asciiTheme="majorHAnsi" w:hAnsiTheme="majorHAnsi" w:cstheme="majorHAnsi"/>
                <w:bCs/>
              </w:rPr>
            </w:pPr>
            <w:r w:rsidRPr="007F3B06">
              <w:rPr>
                <w:rFonts w:asciiTheme="majorHAnsi" w:hAnsiTheme="majorHAnsi" w:cstheme="majorHAnsi"/>
                <w:bCs/>
              </w:rPr>
              <w:t xml:space="preserve">Video: How the US Stole Thousands of Native American Children: </w:t>
            </w:r>
            <w:hyperlink r:id="rId53" w:history="1">
              <w:r w:rsidRPr="007F3B06">
                <w:rPr>
                  <w:rStyle w:val="Hyperlink"/>
                  <w:rFonts w:asciiTheme="majorHAnsi" w:hAnsiTheme="majorHAnsi" w:cstheme="majorHAnsi"/>
                  <w:bCs/>
                  <w:color w:val="auto"/>
                </w:rPr>
                <w:t>https://airc.ucsc.edu/resources/boarding-schools.html</w:t>
              </w:r>
            </w:hyperlink>
            <w:r w:rsidRPr="007F3B06">
              <w:rPr>
                <w:rFonts w:asciiTheme="majorHAnsi" w:hAnsiTheme="majorHAnsi" w:cstheme="majorHAnsi"/>
                <w:bCs/>
              </w:rPr>
              <w:t xml:space="preserve"> </w:t>
            </w:r>
          </w:p>
          <w:p w14:paraId="412183CE" w14:textId="77777777" w:rsidR="00566A9B" w:rsidRPr="007F3B06" w:rsidRDefault="00566A9B" w:rsidP="00566A9B">
            <w:pPr>
              <w:pStyle w:val="CRtext12pt"/>
            </w:pPr>
          </w:p>
          <w:p w14:paraId="68D5B0F0" w14:textId="224C6328" w:rsidR="007F3B06" w:rsidRDefault="007F3B06" w:rsidP="007F3B06">
            <w:pPr>
              <w:spacing w:after="0" w:line="240" w:lineRule="auto"/>
              <w:rPr>
                <w:rFonts w:asciiTheme="majorHAnsi" w:hAnsiTheme="majorHAnsi" w:cstheme="majorHAnsi"/>
                <w:bCs/>
              </w:rPr>
            </w:pPr>
            <w:r w:rsidRPr="007F3B06">
              <w:rPr>
                <w:rFonts w:asciiTheme="majorHAnsi" w:hAnsiTheme="majorHAnsi" w:cstheme="majorHAnsi"/>
                <w:bCs/>
              </w:rPr>
              <w:t xml:space="preserve">Video: Mendez v. Westminster: </w:t>
            </w:r>
            <w:hyperlink r:id="rId54" w:history="1">
              <w:r w:rsidRPr="007F3B06">
                <w:rPr>
                  <w:rStyle w:val="Hyperlink"/>
                  <w:rFonts w:asciiTheme="majorHAnsi" w:hAnsiTheme="majorHAnsi" w:cstheme="majorHAnsi"/>
                  <w:bCs/>
                  <w:color w:val="auto"/>
                </w:rPr>
                <w:t>https://www.youtube.com/watch?v=8mRQm8LdpYo&amp;list=PLkdxPqJNeyDCQ4YeRJO9RyKKj4F-4uIql&amp;index=5</w:t>
              </w:r>
            </w:hyperlink>
            <w:r w:rsidRPr="007F3B06">
              <w:rPr>
                <w:rFonts w:asciiTheme="majorHAnsi" w:hAnsiTheme="majorHAnsi" w:cstheme="majorHAnsi"/>
                <w:bCs/>
              </w:rPr>
              <w:t xml:space="preserve"> </w:t>
            </w:r>
          </w:p>
          <w:p w14:paraId="6784CB06" w14:textId="77777777" w:rsidR="00566A9B" w:rsidRPr="007F3B06" w:rsidRDefault="00566A9B" w:rsidP="00566A9B">
            <w:pPr>
              <w:pStyle w:val="CRtext12pt"/>
            </w:pPr>
          </w:p>
          <w:p w14:paraId="68F1DA80" w14:textId="77777777" w:rsidR="007F3B06" w:rsidRPr="007F3B06" w:rsidRDefault="007F3B06" w:rsidP="007F3B06">
            <w:pPr>
              <w:spacing w:after="0" w:line="240" w:lineRule="auto"/>
              <w:rPr>
                <w:rFonts w:asciiTheme="majorHAnsi" w:hAnsiTheme="majorHAnsi" w:cstheme="majorHAnsi"/>
                <w:bCs/>
              </w:rPr>
            </w:pPr>
            <w:r w:rsidRPr="007F3B06">
              <w:rPr>
                <w:rFonts w:asciiTheme="majorHAnsi" w:hAnsiTheme="majorHAnsi" w:cstheme="majorHAnsi"/>
                <w:bCs/>
              </w:rPr>
              <w:t xml:space="preserve">Video: Brown v. Board of Education: </w:t>
            </w:r>
            <w:hyperlink r:id="rId55" w:history="1">
              <w:r w:rsidRPr="007F3B06">
                <w:rPr>
                  <w:rStyle w:val="Hyperlink"/>
                  <w:rFonts w:asciiTheme="majorHAnsi" w:hAnsiTheme="majorHAnsi" w:cstheme="majorHAnsi"/>
                  <w:bCs/>
                  <w:color w:val="auto"/>
                </w:rPr>
                <w:t>https://www.youtube.com/watch?v=1siiQelPHbQ&amp;list=PLkdxPqJNeyDCQ4YeRJO9RyKKj4F-4uIql&amp;index=8</w:t>
              </w:r>
            </w:hyperlink>
            <w:r w:rsidRPr="007F3B06">
              <w:rPr>
                <w:rFonts w:asciiTheme="majorHAnsi" w:hAnsiTheme="majorHAnsi" w:cstheme="majorHAnsi"/>
                <w:bCs/>
              </w:rPr>
              <w:t xml:space="preserve"> </w:t>
            </w:r>
          </w:p>
          <w:p w14:paraId="21584F3F" w14:textId="77777777" w:rsidR="007F3B06" w:rsidRPr="007F3B06" w:rsidRDefault="007F3B06" w:rsidP="007F3B06">
            <w:pPr>
              <w:spacing w:after="0" w:line="240" w:lineRule="auto"/>
              <w:rPr>
                <w:rFonts w:asciiTheme="majorHAnsi" w:hAnsiTheme="majorHAnsi" w:cstheme="majorHAnsi"/>
                <w:bCs/>
              </w:rPr>
            </w:pPr>
            <w:r w:rsidRPr="007F3B06">
              <w:rPr>
                <w:rFonts w:asciiTheme="majorHAnsi" w:hAnsiTheme="majorHAnsi" w:cstheme="majorHAnsi"/>
                <w:bCs/>
              </w:rPr>
              <w:t xml:space="preserve">Video: What we get wrong about affirmative action: </w:t>
            </w:r>
            <w:hyperlink r:id="rId56" w:history="1">
              <w:r w:rsidRPr="007F3B06">
                <w:rPr>
                  <w:rStyle w:val="Hyperlink"/>
                  <w:rFonts w:asciiTheme="majorHAnsi" w:hAnsiTheme="majorHAnsi" w:cstheme="majorHAnsi"/>
                  <w:bCs/>
                  <w:color w:val="auto"/>
                </w:rPr>
                <w:t>https://www.youtube.com/watch?v=HuUDhfKV3bk</w:t>
              </w:r>
            </w:hyperlink>
            <w:r w:rsidRPr="007F3B06">
              <w:rPr>
                <w:rFonts w:asciiTheme="majorHAnsi" w:hAnsiTheme="majorHAnsi" w:cstheme="majorHAnsi"/>
                <w:bCs/>
              </w:rPr>
              <w:t xml:space="preserve"> </w:t>
            </w:r>
          </w:p>
          <w:p w14:paraId="53E4E932" w14:textId="77777777" w:rsidR="007F3B06" w:rsidRPr="007F3B06" w:rsidRDefault="007F3B06" w:rsidP="007F3B06">
            <w:pPr>
              <w:spacing w:after="0" w:line="240" w:lineRule="auto"/>
              <w:rPr>
                <w:rFonts w:asciiTheme="majorHAnsi" w:hAnsiTheme="majorHAnsi" w:cstheme="majorHAnsi"/>
                <w:bCs/>
              </w:rPr>
            </w:pPr>
          </w:p>
          <w:p w14:paraId="0FD2FDAE" w14:textId="77777777" w:rsidR="007F3B06" w:rsidRPr="007F3B06" w:rsidRDefault="007F3B06" w:rsidP="007F3B06">
            <w:pPr>
              <w:spacing w:after="0" w:line="240" w:lineRule="auto"/>
              <w:rPr>
                <w:rFonts w:asciiTheme="majorHAnsi" w:hAnsiTheme="majorHAnsi" w:cstheme="majorHAnsi"/>
                <w:bCs/>
              </w:rPr>
            </w:pPr>
            <w:r w:rsidRPr="007F3B06">
              <w:rPr>
                <w:rFonts w:asciiTheme="majorHAnsi" w:hAnsiTheme="majorHAnsi" w:cstheme="majorHAnsi"/>
                <w:bCs/>
              </w:rPr>
              <w:t xml:space="preserve">Strife in the Schools: Education Dept. Logs Record Number of Discrimination Complaints: </w:t>
            </w:r>
            <w:hyperlink r:id="rId57" w:history="1">
              <w:r w:rsidRPr="007F3B06">
                <w:rPr>
                  <w:rStyle w:val="Hyperlink"/>
                  <w:rFonts w:asciiTheme="majorHAnsi" w:hAnsiTheme="majorHAnsi" w:cstheme="majorHAnsi"/>
                  <w:bCs/>
                  <w:color w:val="auto"/>
                </w:rPr>
                <w:t>https://www.nytimes.com/2023/01/01/us/politics/education-discrimination.html</w:t>
              </w:r>
            </w:hyperlink>
            <w:r w:rsidRPr="007F3B06">
              <w:rPr>
                <w:rFonts w:asciiTheme="majorHAnsi" w:hAnsiTheme="majorHAnsi" w:cstheme="majorHAnsi"/>
                <w:bCs/>
              </w:rPr>
              <w:t xml:space="preserve"> </w:t>
            </w:r>
          </w:p>
          <w:p w14:paraId="2C5ABFDF" w14:textId="77777777" w:rsidR="007F3B06" w:rsidRPr="007F3B06" w:rsidRDefault="007F3B06" w:rsidP="007F3B06">
            <w:pPr>
              <w:spacing w:after="0" w:line="240" w:lineRule="auto"/>
              <w:rPr>
                <w:rFonts w:asciiTheme="majorHAnsi" w:hAnsiTheme="majorHAnsi" w:cstheme="majorHAnsi"/>
                <w:bCs/>
              </w:rPr>
            </w:pPr>
          </w:p>
          <w:p w14:paraId="307FA8AD" w14:textId="77777777" w:rsidR="007F3B06" w:rsidRPr="007F3B06" w:rsidRDefault="007F3B06" w:rsidP="007F3B06">
            <w:pPr>
              <w:spacing w:after="0" w:line="240" w:lineRule="auto"/>
              <w:rPr>
                <w:rFonts w:asciiTheme="majorHAnsi" w:hAnsiTheme="majorHAnsi" w:cstheme="majorHAnsi"/>
                <w:bCs/>
              </w:rPr>
            </w:pPr>
            <w:r w:rsidRPr="007F3B06">
              <w:rPr>
                <w:rFonts w:asciiTheme="majorHAnsi" w:hAnsiTheme="majorHAnsi" w:cstheme="majorHAnsi"/>
                <w:bCs/>
              </w:rPr>
              <w:t>Student Debt</w:t>
            </w:r>
          </w:p>
          <w:p w14:paraId="2C76C672" w14:textId="77777777" w:rsidR="007F3B06" w:rsidRPr="007F3B06" w:rsidRDefault="007F3B06" w:rsidP="007F3B06">
            <w:pPr>
              <w:spacing w:after="0" w:line="240" w:lineRule="auto"/>
              <w:rPr>
                <w:rFonts w:asciiTheme="majorHAnsi" w:hAnsiTheme="majorHAnsi" w:cstheme="majorHAnsi"/>
                <w:b/>
                <w:u w:val="single"/>
              </w:rPr>
            </w:pPr>
          </w:p>
          <w:p w14:paraId="63A7D5D5" w14:textId="77777777" w:rsidR="007F3B06" w:rsidRPr="007F3B06" w:rsidRDefault="007F3B06" w:rsidP="007F3B06">
            <w:pPr>
              <w:spacing w:after="0" w:line="240" w:lineRule="auto"/>
              <w:rPr>
                <w:rFonts w:asciiTheme="majorHAnsi" w:hAnsiTheme="majorHAnsi" w:cstheme="majorHAnsi"/>
                <w:b/>
                <w:u w:val="single"/>
              </w:rPr>
            </w:pPr>
            <w:r w:rsidRPr="007F3B06">
              <w:rPr>
                <w:rFonts w:asciiTheme="majorHAnsi" w:hAnsiTheme="majorHAnsi" w:cstheme="majorHAnsi"/>
                <w:b/>
                <w:u w:val="single"/>
              </w:rPr>
              <w:t>Local</w:t>
            </w:r>
          </w:p>
          <w:p w14:paraId="38C34517" w14:textId="77777777" w:rsidR="007F3B06" w:rsidRPr="007F3B06" w:rsidRDefault="007F3B06" w:rsidP="007F3B06">
            <w:pPr>
              <w:spacing w:after="0" w:line="240" w:lineRule="auto"/>
              <w:rPr>
                <w:rFonts w:asciiTheme="majorHAnsi" w:hAnsiTheme="majorHAnsi" w:cstheme="majorHAnsi"/>
                <w:bCs/>
              </w:rPr>
            </w:pPr>
            <w:r w:rsidRPr="007F3B06">
              <w:rPr>
                <w:rFonts w:asciiTheme="majorHAnsi" w:hAnsiTheme="majorHAnsi" w:cstheme="majorHAnsi"/>
                <w:bCs/>
              </w:rPr>
              <w:t xml:space="preserve">Nice White Parents Podcast: </w:t>
            </w:r>
            <w:hyperlink r:id="rId58" w:history="1">
              <w:r w:rsidRPr="007F3B06">
                <w:rPr>
                  <w:rStyle w:val="Hyperlink"/>
                  <w:rFonts w:asciiTheme="majorHAnsi" w:hAnsiTheme="majorHAnsi" w:cstheme="majorHAnsi"/>
                  <w:bCs/>
                  <w:color w:val="auto"/>
                </w:rPr>
                <w:t>https://www.nytimes.com/2020/07/23/podcasts/nice-white-parents-serial.html</w:t>
              </w:r>
            </w:hyperlink>
            <w:r w:rsidRPr="007F3B06">
              <w:rPr>
                <w:rFonts w:asciiTheme="majorHAnsi" w:hAnsiTheme="majorHAnsi" w:cstheme="majorHAnsi"/>
                <w:bCs/>
              </w:rPr>
              <w:t xml:space="preserve"> </w:t>
            </w:r>
          </w:p>
          <w:p w14:paraId="363E4EBC" w14:textId="3F090930" w:rsidR="00406B6D" w:rsidRPr="00406B6D" w:rsidRDefault="00406B6D" w:rsidP="00406B6D">
            <w:pPr>
              <w:pStyle w:val="CRtext12pt"/>
            </w:pPr>
          </w:p>
        </w:tc>
      </w:tr>
      <w:tr w:rsidR="00406B6D" w:rsidRPr="007F3B06" w14:paraId="3B93E578" w14:textId="77777777" w:rsidTr="00F93853">
        <w:tc>
          <w:tcPr>
            <w:tcW w:w="1885" w:type="dxa"/>
          </w:tcPr>
          <w:p w14:paraId="2EC83395" w14:textId="6C550C49" w:rsidR="00406B6D" w:rsidRPr="007F3B06" w:rsidRDefault="00406B6D" w:rsidP="00F93853">
            <w:pPr>
              <w:spacing w:after="0" w:line="240" w:lineRule="auto"/>
              <w:rPr>
                <w:rFonts w:asciiTheme="majorHAnsi" w:hAnsiTheme="majorHAnsi" w:cstheme="majorHAnsi"/>
                <w:b/>
              </w:rPr>
            </w:pPr>
            <w:r w:rsidRPr="007F3B06">
              <w:rPr>
                <w:rFonts w:asciiTheme="majorHAnsi" w:hAnsiTheme="majorHAnsi" w:cstheme="majorHAnsi"/>
                <w:b/>
              </w:rPr>
              <w:lastRenderedPageBreak/>
              <w:t xml:space="preserve">April </w:t>
            </w:r>
            <w:r w:rsidR="007D6D70">
              <w:rPr>
                <w:rFonts w:asciiTheme="majorHAnsi" w:hAnsiTheme="majorHAnsi" w:cstheme="majorHAnsi"/>
                <w:b/>
              </w:rPr>
              <w:t>5-13</w:t>
            </w:r>
            <w:r w:rsidRPr="007F3B06">
              <w:rPr>
                <w:rFonts w:asciiTheme="majorHAnsi" w:hAnsiTheme="majorHAnsi" w:cstheme="majorHAnsi"/>
                <w:b/>
              </w:rPr>
              <w:t>-Spring Recess</w:t>
            </w:r>
          </w:p>
        </w:tc>
        <w:tc>
          <w:tcPr>
            <w:tcW w:w="2880" w:type="dxa"/>
          </w:tcPr>
          <w:p w14:paraId="516FB92A" w14:textId="77777777" w:rsidR="00406B6D" w:rsidRPr="007F3B06" w:rsidRDefault="00406B6D" w:rsidP="00F93853">
            <w:pPr>
              <w:spacing w:after="0" w:line="240" w:lineRule="auto"/>
              <w:rPr>
                <w:rFonts w:asciiTheme="majorHAnsi" w:hAnsiTheme="majorHAnsi" w:cstheme="majorHAnsi"/>
                <w:bCs/>
                <w:u w:val="single"/>
              </w:rPr>
            </w:pPr>
          </w:p>
        </w:tc>
        <w:tc>
          <w:tcPr>
            <w:tcW w:w="5305" w:type="dxa"/>
          </w:tcPr>
          <w:p w14:paraId="461F5886" w14:textId="77777777" w:rsidR="00406B6D" w:rsidRPr="007F3B06" w:rsidRDefault="00406B6D" w:rsidP="00F93853">
            <w:pPr>
              <w:spacing w:after="0" w:line="240" w:lineRule="auto"/>
              <w:rPr>
                <w:rFonts w:asciiTheme="majorHAnsi" w:hAnsiTheme="majorHAnsi" w:cstheme="majorHAnsi"/>
                <w:b/>
                <w:u w:val="single"/>
              </w:rPr>
            </w:pPr>
          </w:p>
        </w:tc>
      </w:tr>
      <w:tr w:rsidR="00566A9B" w:rsidRPr="007F3B06" w14:paraId="5B48B787" w14:textId="77777777" w:rsidTr="007F3B06">
        <w:tc>
          <w:tcPr>
            <w:tcW w:w="1885" w:type="dxa"/>
          </w:tcPr>
          <w:p w14:paraId="56D1CE3C" w14:textId="229084E6" w:rsidR="007F3B06" w:rsidRPr="007F3B06" w:rsidRDefault="007F3B06" w:rsidP="007F3B06">
            <w:pPr>
              <w:spacing w:after="0" w:line="240" w:lineRule="auto"/>
              <w:rPr>
                <w:rFonts w:asciiTheme="majorHAnsi" w:hAnsiTheme="majorHAnsi" w:cstheme="majorHAnsi"/>
                <w:b/>
              </w:rPr>
            </w:pPr>
            <w:r w:rsidRPr="007F3B06">
              <w:rPr>
                <w:rFonts w:asciiTheme="majorHAnsi" w:hAnsiTheme="majorHAnsi" w:cstheme="majorHAnsi"/>
                <w:b/>
              </w:rPr>
              <w:t xml:space="preserve">April </w:t>
            </w:r>
            <w:r w:rsidR="00406B6D">
              <w:rPr>
                <w:rFonts w:asciiTheme="majorHAnsi" w:hAnsiTheme="majorHAnsi" w:cstheme="majorHAnsi"/>
                <w:b/>
              </w:rPr>
              <w:t>18</w:t>
            </w:r>
          </w:p>
        </w:tc>
        <w:tc>
          <w:tcPr>
            <w:tcW w:w="2880" w:type="dxa"/>
          </w:tcPr>
          <w:p w14:paraId="49E1A671" w14:textId="77777777" w:rsidR="007F3B06" w:rsidRPr="007F3B06" w:rsidRDefault="007F3B06" w:rsidP="007F3B06">
            <w:pPr>
              <w:spacing w:after="0" w:line="240" w:lineRule="auto"/>
              <w:rPr>
                <w:rFonts w:asciiTheme="majorHAnsi" w:hAnsiTheme="majorHAnsi" w:cstheme="majorHAnsi"/>
                <w:bCs/>
              </w:rPr>
            </w:pPr>
            <w:r w:rsidRPr="007F3B06">
              <w:rPr>
                <w:rFonts w:asciiTheme="majorHAnsi" w:hAnsiTheme="majorHAnsi" w:cstheme="majorHAnsi"/>
                <w:bCs/>
              </w:rPr>
              <w:t>Healthcare</w:t>
            </w:r>
          </w:p>
        </w:tc>
        <w:tc>
          <w:tcPr>
            <w:tcW w:w="5305" w:type="dxa"/>
          </w:tcPr>
          <w:p w14:paraId="70BB244D" w14:textId="77777777" w:rsidR="007F3B06" w:rsidRPr="007F3B06" w:rsidRDefault="007F3B06" w:rsidP="007F3B06">
            <w:pPr>
              <w:spacing w:after="0" w:line="240" w:lineRule="auto"/>
              <w:rPr>
                <w:rFonts w:asciiTheme="majorHAnsi" w:hAnsiTheme="majorHAnsi" w:cstheme="majorHAnsi"/>
                <w:b/>
                <w:u w:val="single"/>
              </w:rPr>
            </w:pPr>
            <w:r w:rsidRPr="007F3B06">
              <w:rPr>
                <w:rFonts w:asciiTheme="majorHAnsi" w:hAnsiTheme="majorHAnsi" w:cstheme="majorHAnsi"/>
                <w:b/>
                <w:u w:val="single"/>
              </w:rPr>
              <w:t>National</w:t>
            </w:r>
          </w:p>
          <w:p w14:paraId="566C8359" w14:textId="77777777" w:rsidR="007F3B06" w:rsidRPr="007F3B06" w:rsidRDefault="007F3B06" w:rsidP="007F3B06">
            <w:pPr>
              <w:spacing w:after="0" w:line="240" w:lineRule="auto"/>
              <w:rPr>
                <w:rFonts w:asciiTheme="majorHAnsi" w:hAnsiTheme="majorHAnsi" w:cstheme="majorHAnsi"/>
                <w:bCs/>
              </w:rPr>
            </w:pPr>
          </w:p>
          <w:p w14:paraId="1BF7E465" w14:textId="77777777" w:rsidR="007F3B06" w:rsidRPr="007F3B06" w:rsidRDefault="007F3B06" w:rsidP="007F3B06">
            <w:pPr>
              <w:spacing w:after="0" w:line="240" w:lineRule="auto"/>
              <w:rPr>
                <w:rFonts w:asciiTheme="majorHAnsi" w:hAnsiTheme="majorHAnsi" w:cstheme="majorHAnsi"/>
                <w:b/>
                <w:u w:val="single"/>
              </w:rPr>
            </w:pPr>
          </w:p>
          <w:p w14:paraId="1001C239" w14:textId="77777777" w:rsidR="007F3B06" w:rsidRPr="007F3B06" w:rsidRDefault="007F3B06" w:rsidP="007F3B06">
            <w:pPr>
              <w:spacing w:after="0" w:line="240" w:lineRule="auto"/>
              <w:rPr>
                <w:rFonts w:asciiTheme="majorHAnsi" w:hAnsiTheme="majorHAnsi" w:cstheme="majorHAnsi"/>
                <w:b/>
                <w:u w:val="single"/>
              </w:rPr>
            </w:pPr>
            <w:r w:rsidRPr="007F3B06">
              <w:rPr>
                <w:rFonts w:asciiTheme="majorHAnsi" w:hAnsiTheme="majorHAnsi" w:cstheme="majorHAnsi"/>
                <w:b/>
                <w:u w:val="single"/>
              </w:rPr>
              <w:t>Local</w:t>
            </w:r>
          </w:p>
          <w:p w14:paraId="2E84BBC8" w14:textId="77777777" w:rsidR="007F3B06" w:rsidRPr="007F3B06" w:rsidRDefault="007F3B06" w:rsidP="007F3B06">
            <w:pPr>
              <w:spacing w:after="0" w:line="240" w:lineRule="auto"/>
              <w:rPr>
                <w:rFonts w:asciiTheme="majorHAnsi" w:hAnsiTheme="majorHAnsi" w:cstheme="majorHAnsi"/>
                <w:bCs/>
              </w:rPr>
            </w:pPr>
            <w:r w:rsidRPr="007F3B06">
              <w:rPr>
                <w:rFonts w:asciiTheme="majorHAnsi" w:hAnsiTheme="majorHAnsi" w:cstheme="majorHAnsi"/>
                <w:bCs/>
              </w:rPr>
              <w:t xml:space="preserve">She Says Doctors Ignored Her Concerns About Her Pregnancy. For Many Black Women, It’s a Familiar Story: </w:t>
            </w:r>
            <w:hyperlink r:id="rId59" w:history="1">
              <w:r w:rsidRPr="007F3B06">
                <w:rPr>
                  <w:rStyle w:val="Hyperlink"/>
                  <w:rFonts w:asciiTheme="majorHAnsi" w:hAnsiTheme="majorHAnsi" w:cstheme="majorHAnsi"/>
                  <w:bCs/>
                  <w:color w:val="auto"/>
                </w:rPr>
                <w:t>https://www.propublica.org/article/stillbirths-pregnancy-mothers-parents-racial-disparities</w:t>
              </w:r>
            </w:hyperlink>
          </w:p>
          <w:p w14:paraId="6067FB93" w14:textId="77777777" w:rsidR="007F3B06" w:rsidRDefault="007F3B06" w:rsidP="007F3B06">
            <w:pPr>
              <w:spacing w:after="0" w:line="240" w:lineRule="auto"/>
              <w:rPr>
                <w:rFonts w:asciiTheme="majorHAnsi" w:hAnsiTheme="majorHAnsi" w:cstheme="majorHAnsi"/>
                <w:b/>
                <w:u w:val="single"/>
              </w:rPr>
            </w:pPr>
          </w:p>
          <w:p w14:paraId="3524AE8A" w14:textId="36E311D4" w:rsidR="005045FB" w:rsidRPr="005045FB" w:rsidRDefault="005045FB" w:rsidP="005045FB">
            <w:pPr>
              <w:pStyle w:val="CRtext12pt"/>
            </w:pPr>
            <w:r>
              <w:t xml:space="preserve">In-class discussion that includes a brief summary of the organization/policy issue you’ve chosen for the final project. </w:t>
            </w:r>
          </w:p>
        </w:tc>
      </w:tr>
      <w:tr w:rsidR="00566A9B" w:rsidRPr="007F3B06" w14:paraId="1ACA6C81" w14:textId="77777777" w:rsidTr="007F3B06">
        <w:tc>
          <w:tcPr>
            <w:tcW w:w="1885" w:type="dxa"/>
          </w:tcPr>
          <w:p w14:paraId="511A3692" w14:textId="538170AA" w:rsidR="007F3B06" w:rsidRPr="007F3B06" w:rsidRDefault="007F3B06" w:rsidP="007F3B06">
            <w:pPr>
              <w:spacing w:after="0" w:line="240" w:lineRule="auto"/>
              <w:rPr>
                <w:rFonts w:asciiTheme="majorHAnsi" w:hAnsiTheme="majorHAnsi" w:cstheme="majorHAnsi"/>
                <w:b/>
              </w:rPr>
            </w:pPr>
            <w:r w:rsidRPr="007F3B06">
              <w:rPr>
                <w:rFonts w:asciiTheme="majorHAnsi" w:hAnsiTheme="majorHAnsi" w:cstheme="majorHAnsi"/>
                <w:b/>
              </w:rPr>
              <w:t xml:space="preserve">April </w:t>
            </w:r>
            <w:r w:rsidR="00406B6D">
              <w:rPr>
                <w:rFonts w:asciiTheme="majorHAnsi" w:hAnsiTheme="majorHAnsi" w:cstheme="majorHAnsi"/>
                <w:b/>
              </w:rPr>
              <w:t>25</w:t>
            </w:r>
          </w:p>
        </w:tc>
        <w:tc>
          <w:tcPr>
            <w:tcW w:w="2880" w:type="dxa"/>
          </w:tcPr>
          <w:p w14:paraId="75AC5847" w14:textId="77777777" w:rsidR="007F3B06" w:rsidRPr="007F3B06" w:rsidRDefault="007F3B06" w:rsidP="007F3B06">
            <w:pPr>
              <w:spacing w:after="0" w:line="240" w:lineRule="auto"/>
              <w:rPr>
                <w:rFonts w:asciiTheme="majorHAnsi" w:hAnsiTheme="majorHAnsi" w:cstheme="majorHAnsi"/>
                <w:bCs/>
                <w:u w:val="single"/>
              </w:rPr>
            </w:pPr>
            <w:r w:rsidRPr="007F3B06">
              <w:rPr>
                <w:rFonts w:asciiTheme="majorHAnsi" w:hAnsiTheme="majorHAnsi" w:cstheme="majorHAnsi"/>
                <w:bCs/>
              </w:rPr>
              <w:t>Mental Health</w:t>
            </w:r>
          </w:p>
        </w:tc>
        <w:tc>
          <w:tcPr>
            <w:tcW w:w="5305" w:type="dxa"/>
          </w:tcPr>
          <w:p w14:paraId="6FC38271" w14:textId="77777777" w:rsidR="007F3B06" w:rsidRPr="007F3B06" w:rsidRDefault="007F3B06" w:rsidP="007F3B06">
            <w:pPr>
              <w:spacing w:after="0" w:line="240" w:lineRule="auto"/>
              <w:rPr>
                <w:rFonts w:asciiTheme="majorHAnsi" w:hAnsiTheme="majorHAnsi" w:cstheme="majorHAnsi"/>
                <w:b/>
                <w:u w:val="single"/>
              </w:rPr>
            </w:pPr>
            <w:r w:rsidRPr="007F3B06">
              <w:rPr>
                <w:rFonts w:asciiTheme="majorHAnsi" w:hAnsiTheme="majorHAnsi" w:cstheme="majorHAnsi"/>
                <w:b/>
                <w:u w:val="single"/>
              </w:rPr>
              <w:t>National</w:t>
            </w:r>
          </w:p>
          <w:p w14:paraId="3A70238F" w14:textId="77777777" w:rsidR="007F3B06" w:rsidRPr="007F3B06" w:rsidRDefault="007F3B06" w:rsidP="007F3B06">
            <w:pPr>
              <w:spacing w:after="0" w:line="240" w:lineRule="auto"/>
              <w:rPr>
                <w:rFonts w:asciiTheme="majorHAnsi" w:hAnsiTheme="majorHAnsi" w:cstheme="majorHAnsi"/>
                <w:b/>
                <w:u w:val="single"/>
              </w:rPr>
            </w:pPr>
          </w:p>
          <w:p w14:paraId="7B10FE2F" w14:textId="77777777" w:rsidR="007F3B06" w:rsidRPr="007F3B06" w:rsidRDefault="007F3B06" w:rsidP="007F3B06">
            <w:pPr>
              <w:spacing w:after="0" w:line="240" w:lineRule="auto"/>
              <w:rPr>
                <w:rFonts w:asciiTheme="majorHAnsi" w:hAnsiTheme="majorHAnsi" w:cstheme="majorHAnsi"/>
                <w:b/>
                <w:u w:val="single"/>
              </w:rPr>
            </w:pPr>
            <w:r w:rsidRPr="007F3B06">
              <w:rPr>
                <w:rFonts w:asciiTheme="majorHAnsi" w:hAnsiTheme="majorHAnsi" w:cstheme="majorHAnsi"/>
                <w:b/>
                <w:u w:val="single"/>
              </w:rPr>
              <w:t>Local</w:t>
            </w:r>
          </w:p>
          <w:p w14:paraId="51D33B8C" w14:textId="77777777" w:rsidR="007F3B06" w:rsidRDefault="007F3B06" w:rsidP="007F3B06">
            <w:pPr>
              <w:spacing w:after="0" w:line="240" w:lineRule="auto"/>
              <w:rPr>
                <w:ins w:id="1" w:author="Arriaga, Felicia Ann" w:date="2023-01-17T08:59:00Z"/>
                <w:rFonts w:asciiTheme="majorHAnsi" w:hAnsiTheme="majorHAnsi" w:cstheme="majorHAnsi"/>
                <w:bCs/>
              </w:rPr>
            </w:pPr>
            <w:r w:rsidRPr="007F3B06">
              <w:rPr>
                <w:rFonts w:asciiTheme="majorHAnsi" w:hAnsiTheme="majorHAnsi" w:cstheme="majorHAnsi"/>
                <w:bCs/>
              </w:rPr>
              <w:t xml:space="preserve">Our Mental Health Doom Loop: </w:t>
            </w:r>
            <w:hyperlink r:id="rId60" w:history="1">
              <w:r w:rsidRPr="007F3B06">
                <w:rPr>
                  <w:rStyle w:val="Hyperlink"/>
                  <w:rFonts w:asciiTheme="majorHAnsi" w:hAnsiTheme="majorHAnsi" w:cstheme="majorHAnsi"/>
                  <w:bCs/>
                  <w:color w:val="auto"/>
                </w:rPr>
                <w:t>https://www.stitcher.com/show/voxs-the-weeds/episode/our-mental-health-doom-loop-209737277</w:t>
              </w:r>
            </w:hyperlink>
            <w:r w:rsidRPr="007F3B06">
              <w:rPr>
                <w:rFonts w:asciiTheme="majorHAnsi" w:hAnsiTheme="majorHAnsi" w:cstheme="majorHAnsi"/>
                <w:bCs/>
              </w:rPr>
              <w:t xml:space="preserve"> </w:t>
            </w:r>
          </w:p>
          <w:p w14:paraId="6844BAFD" w14:textId="77777777" w:rsidR="002F2662" w:rsidRDefault="002F2662" w:rsidP="002F2662">
            <w:pPr>
              <w:pStyle w:val="CRtext12pt"/>
              <w:rPr>
                <w:ins w:id="2" w:author="Arriaga, Felicia Ann" w:date="2023-01-17T08:59:00Z"/>
              </w:rPr>
            </w:pPr>
          </w:p>
          <w:p w14:paraId="55F45E17" w14:textId="2B2DFA7D" w:rsidR="002F2662" w:rsidRPr="002F2662" w:rsidRDefault="002F2662">
            <w:pPr>
              <w:pStyle w:val="CRtext12pt"/>
              <w:rPr>
                <w:rPrChange w:id="3" w:author="Arriaga, Felicia Ann" w:date="2023-01-17T08:59:00Z">
                  <w:rPr>
                    <w:rFonts w:asciiTheme="majorHAnsi" w:hAnsiTheme="majorHAnsi" w:cstheme="majorHAnsi"/>
                    <w:bCs/>
                  </w:rPr>
                </w:rPrChange>
              </w:rPr>
              <w:pPrChange w:id="4" w:author="Arriaga, Felicia Ann" w:date="2023-01-17T08:59:00Z">
                <w:pPr>
                  <w:spacing w:after="0" w:line="240" w:lineRule="auto"/>
                </w:pPr>
              </w:pPrChange>
            </w:pPr>
            <w:ins w:id="5" w:author="Arriaga, Felicia Ann" w:date="2023-01-17T08:59:00Z">
              <w:r>
                <w:t>Rikers: An Oral History</w:t>
              </w:r>
            </w:ins>
          </w:p>
        </w:tc>
      </w:tr>
      <w:tr w:rsidR="00566A9B" w:rsidRPr="007F3B06" w14:paraId="17D7AB52" w14:textId="77777777" w:rsidTr="007F3B06">
        <w:tc>
          <w:tcPr>
            <w:tcW w:w="1885" w:type="dxa"/>
          </w:tcPr>
          <w:p w14:paraId="62B143AA" w14:textId="792B97BF" w:rsidR="007F3B06" w:rsidRPr="007F3B06" w:rsidRDefault="00406B6D" w:rsidP="007F3B06">
            <w:pPr>
              <w:spacing w:after="0" w:line="240" w:lineRule="auto"/>
              <w:rPr>
                <w:rFonts w:asciiTheme="majorHAnsi" w:hAnsiTheme="majorHAnsi" w:cstheme="majorHAnsi"/>
                <w:b/>
              </w:rPr>
            </w:pPr>
            <w:r>
              <w:rPr>
                <w:rFonts w:asciiTheme="majorHAnsi" w:hAnsiTheme="majorHAnsi" w:cstheme="majorHAnsi"/>
                <w:b/>
              </w:rPr>
              <w:t>May 2</w:t>
            </w:r>
          </w:p>
        </w:tc>
        <w:tc>
          <w:tcPr>
            <w:tcW w:w="2880" w:type="dxa"/>
          </w:tcPr>
          <w:p w14:paraId="3BDE12C2" w14:textId="77777777" w:rsidR="00406B6D" w:rsidRDefault="007F3B06" w:rsidP="00406B6D">
            <w:pPr>
              <w:spacing w:after="0" w:line="240" w:lineRule="auto"/>
              <w:rPr>
                <w:rFonts w:asciiTheme="majorHAnsi" w:hAnsiTheme="majorHAnsi" w:cstheme="majorHAnsi"/>
                <w:bCs/>
              </w:rPr>
            </w:pPr>
            <w:r w:rsidRPr="007F3B06">
              <w:rPr>
                <w:rFonts w:asciiTheme="majorHAnsi" w:hAnsiTheme="majorHAnsi" w:cstheme="majorHAnsi"/>
                <w:bCs/>
              </w:rPr>
              <w:t>Labor</w:t>
            </w:r>
          </w:p>
          <w:p w14:paraId="6AF385F7" w14:textId="77777777" w:rsidR="00406B6D" w:rsidRDefault="00406B6D" w:rsidP="00406B6D">
            <w:pPr>
              <w:pStyle w:val="CRtext12pt"/>
            </w:pPr>
          </w:p>
          <w:p w14:paraId="457DB071" w14:textId="387FB069" w:rsidR="00406B6D" w:rsidRPr="00406B6D" w:rsidRDefault="00406B6D" w:rsidP="00406B6D">
            <w:pPr>
              <w:pStyle w:val="CRtext12pt"/>
              <w:rPr>
                <w:rFonts w:asciiTheme="majorHAnsi" w:hAnsiTheme="majorHAnsi" w:cstheme="majorHAnsi"/>
              </w:rPr>
            </w:pPr>
            <w:r w:rsidRPr="00406B6D">
              <w:rPr>
                <w:rFonts w:asciiTheme="majorHAnsi" w:hAnsiTheme="majorHAnsi" w:cstheme="majorHAnsi"/>
              </w:rPr>
              <w:t>May Day participation</w:t>
            </w:r>
          </w:p>
        </w:tc>
        <w:tc>
          <w:tcPr>
            <w:tcW w:w="5305" w:type="dxa"/>
          </w:tcPr>
          <w:p w14:paraId="01E6B72C" w14:textId="77777777" w:rsidR="007F3B06" w:rsidRPr="007F3B06" w:rsidRDefault="007F3B06" w:rsidP="007F3B06">
            <w:pPr>
              <w:spacing w:after="0" w:line="240" w:lineRule="auto"/>
              <w:rPr>
                <w:rFonts w:asciiTheme="majorHAnsi" w:hAnsiTheme="majorHAnsi" w:cstheme="majorHAnsi"/>
                <w:b/>
                <w:u w:val="single"/>
              </w:rPr>
            </w:pPr>
            <w:r w:rsidRPr="007F3B06">
              <w:rPr>
                <w:rFonts w:asciiTheme="majorHAnsi" w:hAnsiTheme="majorHAnsi" w:cstheme="majorHAnsi"/>
                <w:b/>
                <w:u w:val="single"/>
              </w:rPr>
              <w:t>National</w:t>
            </w:r>
          </w:p>
          <w:p w14:paraId="0B0DB77A" w14:textId="77777777" w:rsidR="007F3B06" w:rsidRPr="007F3B06" w:rsidRDefault="007F3B06" w:rsidP="007F3B06">
            <w:pPr>
              <w:spacing w:after="0" w:line="240" w:lineRule="auto"/>
              <w:rPr>
                <w:rFonts w:asciiTheme="majorHAnsi" w:hAnsiTheme="majorHAnsi" w:cstheme="majorHAnsi"/>
                <w:b/>
                <w:u w:val="single"/>
              </w:rPr>
            </w:pPr>
          </w:p>
          <w:p w14:paraId="28448869" w14:textId="77777777" w:rsidR="007F3B06" w:rsidRPr="007F3B06" w:rsidRDefault="007F3B06" w:rsidP="007F3B06">
            <w:pPr>
              <w:spacing w:after="0" w:line="240" w:lineRule="auto"/>
              <w:rPr>
                <w:rFonts w:asciiTheme="majorHAnsi" w:hAnsiTheme="majorHAnsi" w:cstheme="majorHAnsi"/>
                <w:b/>
                <w:u w:val="single"/>
              </w:rPr>
            </w:pPr>
          </w:p>
          <w:p w14:paraId="6831DA62" w14:textId="77777777" w:rsidR="007F3B06" w:rsidRPr="007F3B06" w:rsidRDefault="007F3B06" w:rsidP="007F3B06">
            <w:pPr>
              <w:spacing w:after="0" w:line="240" w:lineRule="auto"/>
              <w:rPr>
                <w:rFonts w:asciiTheme="majorHAnsi" w:hAnsiTheme="majorHAnsi" w:cstheme="majorHAnsi"/>
                <w:bCs/>
              </w:rPr>
            </w:pPr>
            <w:r w:rsidRPr="007F3B06">
              <w:rPr>
                <w:rFonts w:asciiTheme="majorHAnsi" w:hAnsiTheme="majorHAnsi" w:cstheme="majorHAnsi"/>
                <w:bCs/>
              </w:rPr>
              <w:t xml:space="preserve">Class Mobility and Reproduction for Black and White Adults in the United States: A Visualization: </w:t>
            </w:r>
            <w:hyperlink r:id="rId61" w:history="1">
              <w:r w:rsidRPr="007F3B06">
                <w:rPr>
                  <w:rStyle w:val="Hyperlink"/>
                  <w:rFonts w:asciiTheme="majorHAnsi" w:hAnsiTheme="majorHAnsi" w:cstheme="majorHAnsi"/>
                  <w:bCs/>
                  <w:color w:val="auto"/>
                </w:rPr>
                <w:t>https://journals.sagepub.com/doi/10.1177/2378023120960959</w:t>
              </w:r>
            </w:hyperlink>
            <w:r w:rsidRPr="007F3B06">
              <w:rPr>
                <w:rFonts w:asciiTheme="majorHAnsi" w:hAnsiTheme="majorHAnsi" w:cstheme="majorHAnsi"/>
                <w:bCs/>
              </w:rPr>
              <w:t xml:space="preserve"> </w:t>
            </w:r>
          </w:p>
          <w:p w14:paraId="5B93BFAC" w14:textId="77777777" w:rsidR="007F3B06" w:rsidRPr="007F3B06" w:rsidRDefault="007F3B06" w:rsidP="007F3B06">
            <w:pPr>
              <w:spacing w:after="0" w:line="240" w:lineRule="auto"/>
              <w:rPr>
                <w:rFonts w:asciiTheme="majorHAnsi" w:hAnsiTheme="majorHAnsi" w:cstheme="majorHAnsi"/>
                <w:bCs/>
              </w:rPr>
            </w:pPr>
          </w:p>
          <w:p w14:paraId="4E2D1861" w14:textId="77777777" w:rsidR="007F3B06" w:rsidRPr="007F3B06" w:rsidRDefault="007F3B06" w:rsidP="007F3B06">
            <w:pPr>
              <w:spacing w:after="0" w:line="240" w:lineRule="auto"/>
              <w:rPr>
                <w:rFonts w:asciiTheme="majorHAnsi" w:hAnsiTheme="majorHAnsi" w:cstheme="majorHAnsi"/>
                <w:b/>
                <w:u w:val="single"/>
              </w:rPr>
            </w:pPr>
            <w:r w:rsidRPr="007F3B06">
              <w:rPr>
                <w:rFonts w:asciiTheme="majorHAnsi" w:hAnsiTheme="majorHAnsi" w:cstheme="majorHAnsi"/>
                <w:b/>
                <w:u w:val="single"/>
              </w:rPr>
              <w:t>Local</w:t>
            </w:r>
          </w:p>
          <w:p w14:paraId="330D147C" w14:textId="77777777" w:rsidR="007F3B06" w:rsidRPr="007F3B06" w:rsidRDefault="007F3B06" w:rsidP="007F3B06">
            <w:pPr>
              <w:spacing w:after="0" w:line="240" w:lineRule="auto"/>
              <w:rPr>
                <w:rFonts w:asciiTheme="majorHAnsi" w:hAnsiTheme="majorHAnsi" w:cstheme="majorHAnsi"/>
                <w:bCs/>
              </w:rPr>
            </w:pPr>
          </w:p>
        </w:tc>
      </w:tr>
      <w:tr w:rsidR="00566A9B" w:rsidRPr="007F3B06" w14:paraId="7CE631F9" w14:textId="77777777" w:rsidTr="007F3B06">
        <w:tc>
          <w:tcPr>
            <w:tcW w:w="1885" w:type="dxa"/>
          </w:tcPr>
          <w:p w14:paraId="005CDF9C" w14:textId="5C746C63" w:rsidR="007F3B06" w:rsidRPr="007F3B06" w:rsidRDefault="007F3B06" w:rsidP="007F3B06">
            <w:pPr>
              <w:spacing w:after="0" w:line="240" w:lineRule="auto"/>
              <w:rPr>
                <w:rFonts w:asciiTheme="majorHAnsi" w:hAnsiTheme="majorHAnsi" w:cstheme="majorHAnsi"/>
                <w:b/>
              </w:rPr>
            </w:pPr>
            <w:r w:rsidRPr="007F3B06">
              <w:rPr>
                <w:rFonts w:asciiTheme="majorHAnsi" w:hAnsiTheme="majorHAnsi" w:cstheme="majorHAnsi"/>
                <w:b/>
              </w:rPr>
              <w:lastRenderedPageBreak/>
              <w:t xml:space="preserve">May </w:t>
            </w:r>
            <w:r w:rsidR="00F4355B">
              <w:rPr>
                <w:rFonts w:asciiTheme="majorHAnsi" w:hAnsiTheme="majorHAnsi" w:cstheme="majorHAnsi"/>
                <w:b/>
              </w:rPr>
              <w:t>9</w:t>
            </w:r>
          </w:p>
        </w:tc>
        <w:tc>
          <w:tcPr>
            <w:tcW w:w="2880" w:type="dxa"/>
          </w:tcPr>
          <w:p w14:paraId="05FB20D1" w14:textId="4C2FBD5C" w:rsidR="007F3B06" w:rsidRPr="007F3B06" w:rsidRDefault="007D6D70" w:rsidP="007F3B06">
            <w:pPr>
              <w:spacing w:after="0" w:line="240" w:lineRule="auto"/>
              <w:rPr>
                <w:rFonts w:asciiTheme="majorHAnsi" w:hAnsiTheme="majorHAnsi" w:cstheme="majorHAnsi"/>
                <w:bCs/>
              </w:rPr>
            </w:pPr>
            <w:r w:rsidRPr="007F3B06">
              <w:rPr>
                <w:rFonts w:asciiTheme="majorHAnsi" w:hAnsiTheme="majorHAnsi" w:cstheme="majorHAnsi"/>
                <w:bCs/>
              </w:rPr>
              <w:t>Final Project-Org Assessment or Policy Brief</w:t>
            </w:r>
            <w:r>
              <w:rPr>
                <w:rFonts w:asciiTheme="majorHAnsi" w:hAnsiTheme="majorHAnsi" w:cstheme="majorHAnsi"/>
                <w:bCs/>
              </w:rPr>
              <w:t xml:space="preserve"> Presentations</w:t>
            </w:r>
          </w:p>
        </w:tc>
        <w:tc>
          <w:tcPr>
            <w:tcW w:w="5305" w:type="dxa"/>
          </w:tcPr>
          <w:p w14:paraId="0E26ADCC" w14:textId="53B86C1F" w:rsidR="007F3B06" w:rsidRPr="001F2E53" w:rsidRDefault="001F2E53" w:rsidP="007F3B06">
            <w:pPr>
              <w:spacing w:after="0" w:line="240" w:lineRule="auto"/>
              <w:rPr>
                <w:rFonts w:asciiTheme="majorHAnsi" w:hAnsiTheme="majorHAnsi" w:cstheme="majorHAnsi"/>
                <w:b/>
              </w:rPr>
            </w:pPr>
            <w:r w:rsidRPr="001F2E53">
              <w:rPr>
                <w:rFonts w:asciiTheme="majorHAnsi" w:hAnsiTheme="majorHAnsi" w:cstheme="majorHAnsi"/>
                <w:b/>
              </w:rPr>
              <w:t>Government Assessments Due</w:t>
            </w:r>
          </w:p>
        </w:tc>
      </w:tr>
      <w:tr w:rsidR="00566A9B" w:rsidRPr="007F3B06" w14:paraId="4EABCD47" w14:textId="77777777" w:rsidTr="007F3B06">
        <w:tc>
          <w:tcPr>
            <w:tcW w:w="1885" w:type="dxa"/>
          </w:tcPr>
          <w:p w14:paraId="261826B1" w14:textId="342D17E6" w:rsidR="007F3B06" w:rsidRPr="007F3B06" w:rsidRDefault="007F3B06" w:rsidP="007F3B06">
            <w:pPr>
              <w:spacing w:after="0" w:line="240" w:lineRule="auto"/>
              <w:rPr>
                <w:rFonts w:asciiTheme="majorHAnsi" w:hAnsiTheme="majorHAnsi" w:cstheme="majorHAnsi"/>
                <w:b/>
              </w:rPr>
            </w:pPr>
            <w:r w:rsidRPr="007F3B06">
              <w:rPr>
                <w:rFonts w:asciiTheme="majorHAnsi" w:hAnsiTheme="majorHAnsi" w:cstheme="majorHAnsi"/>
                <w:b/>
              </w:rPr>
              <w:t>May 1</w:t>
            </w:r>
            <w:r w:rsidR="00F4355B">
              <w:rPr>
                <w:rFonts w:asciiTheme="majorHAnsi" w:hAnsiTheme="majorHAnsi" w:cstheme="majorHAnsi"/>
                <w:b/>
              </w:rPr>
              <w:t>6</w:t>
            </w:r>
          </w:p>
        </w:tc>
        <w:tc>
          <w:tcPr>
            <w:tcW w:w="2880" w:type="dxa"/>
          </w:tcPr>
          <w:p w14:paraId="07910E86" w14:textId="38267154" w:rsidR="007F3B06" w:rsidRPr="007F3B06" w:rsidRDefault="00F4355B" w:rsidP="007F3B06">
            <w:pPr>
              <w:spacing w:after="0" w:line="240" w:lineRule="auto"/>
              <w:rPr>
                <w:rFonts w:asciiTheme="majorHAnsi" w:hAnsiTheme="majorHAnsi" w:cstheme="majorHAnsi"/>
                <w:bCs/>
              </w:rPr>
            </w:pPr>
            <w:r w:rsidRPr="007F3B06">
              <w:rPr>
                <w:rFonts w:asciiTheme="majorHAnsi" w:hAnsiTheme="majorHAnsi" w:cstheme="majorHAnsi"/>
                <w:bCs/>
              </w:rPr>
              <w:t>Final Project-Org Assessment or Policy Brief</w:t>
            </w:r>
            <w:r w:rsidR="007D6D70">
              <w:rPr>
                <w:rFonts w:asciiTheme="majorHAnsi" w:hAnsiTheme="majorHAnsi" w:cstheme="majorHAnsi"/>
                <w:bCs/>
              </w:rPr>
              <w:t xml:space="preserve"> Presentations</w:t>
            </w:r>
          </w:p>
        </w:tc>
        <w:tc>
          <w:tcPr>
            <w:tcW w:w="5305" w:type="dxa"/>
          </w:tcPr>
          <w:p w14:paraId="62E6E353" w14:textId="77777777" w:rsidR="007F3B06" w:rsidRPr="007F3B06" w:rsidRDefault="007F3B06" w:rsidP="007F3B06">
            <w:pPr>
              <w:spacing w:after="0" w:line="240" w:lineRule="auto"/>
              <w:rPr>
                <w:rFonts w:asciiTheme="majorHAnsi" w:hAnsiTheme="majorHAnsi" w:cstheme="majorHAnsi"/>
                <w:b/>
                <w:u w:val="single"/>
              </w:rPr>
            </w:pPr>
          </w:p>
        </w:tc>
      </w:tr>
      <w:tr w:rsidR="00F4355B" w:rsidRPr="007F3B06" w14:paraId="3C6DBDEB" w14:textId="77777777" w:rsidTr="007F3B06">
        <w:tc>
          <w:tcPr>
            <w:tcW w:w="1885" w:type="dxa"/>
          </w:tcPr>
          <w:p w14:paraId="6DFFEC7C" w14:textId="48A23A7B" w:rsidR="00F4355B" w:rsidRPr="007F3B06" w:rsidRDefault="00F4355B" w:rsidP="007F3B06">
            <w:pPr>
              <w:rPr>
                <w:rFonts w:asciiTheme="majorHAnsi" w:hAnsiTheme="majorHAnsi" w:cstheme="majorHAnsi"/>
                <w:b/>
              </w:rPr>
            </w:pPr>
            <w:r>
              <w:rPr>
                <w:rFonts w:asciiTheme="majorHAnsi" w:hAnsiTheme="majorHAnsi" w:cstheme="majorHAnsi"/>
                <w:b/>
              </w:rPr>
              <w:t>May 2</w:t>
            </w:r>
            <w:r w:rsidR="007D6D70">
              <w:rPr>
                <w:rFonts w:asciiTheme="majorHAnsi" w:hAnsiTheme="majorHAnsi" w:cstheme="majorHAnsi"/>
                <w:b/>
              </w:rPr>
              <w:t>0</w:t>
            </w:r>
          </w:p>
        </w:tc>
        <w:tc>
          <w:tcPr>
            <w:tcW w:w="2880" w:type="dxa"/>
          </w:tcPr>
          <w:p w14:paraId="0E2031C8" w14:textId="30B7909B" w:rsidR="00F4355B" w:rsidRPr="007F3B06" w:rsidRDefault="00F4355B" w:rsidP="007F3B06">
            <w:pPr>
              <w:rPr>
                <w:rFonts w:asciiTheme="majorHAnsi" w:hAnsiTheme="majorHAnsi" w:cstheme="majorHAnsi"/>
                <w:bCs/>
              </w:rPr>
            </w:pPr>
            <w:r w:rsidRPr="007F3B06">
              <w:rPr>
                <w:rFonts w:asciiTheme="majorHAnsi" w:hAnsiTheme="majorHAnsi" w:cstheme="majorHAnsi"/>
                <w:bCs/>
              </w:rPr>
              <w:t>Final Project-Org Assessment or Policy Brief</w:t>
            </w:r>
            <w:r w:rsidR="007D6D70">
              <w:rPr>
                <w:rFonts w:asciiTheme="majorHAnsi" w:hAnsiTheme="majorHAnsi" w:cstheme="majorHAnsi"/>
                <w:bCs/>
              </w:rPr>
              <w:t xml:space="preserve"> Due</w:t>
            </w:r>
          </w:p>
        </w:tc>
        <w:tc>
          <w:tcPr>
            <w:tcW w:w="5305" w:type="dxa"/>
          </w:tcPr>
          <w:p w14:paraId="04228C51" w14:textId="77777777" w:rsidR="00F4355B" w:rsidRPr="007F3B06" w:rsidRDefault="00F4355B" w:rsidP="007F3B06">
            <w:pPr>
              <w:rPr>
                <w:rFonts w:asciiTheme="majorHAnsi" w:hAnsiTheme="majorHAnsi" w:cstheme="majorHAnsi"/>
                <w:b/>
                <w:u w:val="single"/>
              </w:rPr>
            </w:pPr>
          </w:p>
        </w:tc>
      </w:tr>
    </w:tbl>
    <w:p w14:paraId="1FEADFDA" w14:textId="0C6F504C" w:rsidR="00592AF6" w:rsidRPr="00566A9B" w:rsidRDefault="00592AF6" w:rsidP="00566A9B">
      <w:pPr>
        <w:rPr>
          <w:rFonts w:asciiTheme="majorHAnsi" w:hAnsiTheme="majorHAnsi" w:cs="Arial"/>
          <w:b/>
          <w:u w:val="single"/>
        </w:rPr>
      </w:pPr>
    </w:p>
    <w:sectPr w:rsidR="00592AF6" w:rsidRPr="00566A9B" w:rsidSect="00ED68CD">
      <w:headerReference w:type="default" r:id="rId62"/>
      <w:footerReference w:type="even" r:id="rId63"/>
      <w:footerReference w:type="default" r:id="rId64"/>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rriaga, Felicia Ann" w:date="2023-01-16T10:34:00Z" w:initials="AFA">
    <w:p w14:paraId="6E5CA68F" w14:textId="15384D4C" w:rsidR="00176F1E" w:rsidRDefault="00176F1E" w:rsidP="007A13E8">
      <w:pPr>
        <w:pStyle w:val="CommentText"/>
      </w:pPr>
      <w:r>
        <w:rPr>
          <w:rStyle w:val="CommentReference"/>
        </w:rPr>
        <w:annotationRef/>
      </w:r>
      <w:r>
        <w:t>Need to download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5CA68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FA6B9" w16cex:dateUtc="2023-01-16T15: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5CA68F" w16cid:durableId="276FA6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292C9" w14:textId="77777777" w:rsidR="00415A65" w:rsidRDefault="00415A65" w:rsidP="00AF68AB">
      <w:r>
        <w:separator/>
      </w:r>
    </w:p>
    <w:p w14:paraId="0AC61299" w14:textId="77777777" w:rsidR="00415A65" w:rsidRDefault="00415A65" w:rsidP="00AF68AB"/>
    <w:p w14:paraId="6BC42882" w14:textId="77777777" w:rsidR="00415A65" w:rsidRDefault="00415A65" w:rsidP="00AF68AB"/>
    <w:p w14:paraId="5F52F484" w14:textId="77777777" w:rsidR="00415A65" w:rsidRDefault="00415A65" w:rsidP="00AF68AB"/>
    <w:p w14:paraId="0C7B5E5F" w14:textId="77777777" w:rsidR="00415A65" w:rsidRDefault="00415A65" w:rsidP="00AF68AB"/>
    <w:p w14:paraId="73E023FF" w14:textId="77777777" w:rsidR="00415A65" w:rsidRDefault="00415A65" w:rsidP="00AF68AB"/>
    <w:p w14:paraId="78D1E465" w14:textId="77777777" w:rsidR="00415A65" w:rsidRDefault="00415A65" w:rsidP="00AF68AB"/>
    <w:p w14:paraId="2733F326" w14:textId="77777777" w:rsidR="00415A65" w:rsidRDefault="00415A65" w:rsidP="00AF68AB"/>
    <w:p w14:paraId="0F03C768" w14:textId="77777777" w:rsidR="00415A65" w:rsidRDefault="00415A65" w:rsidP="00AF68AB"/>
    <w:p w14:paraId="1F05A904" w14:textId="77777777" w:rsidR="00415A65" w:rsidRDefault="00415A65" w:rsidP="00AF68AB"/>
  </w:endnote>
  <w:endnote w:type="continuationSeparator" w:id="0">
    <w:p w14:paraId="09194269" w14:textId="77777777" w:rsidR="00415A65" w:rsidRDefault="00415A65" w:rsidP="00AF68AB">
      <w:r>
        <w:continuationSeparator/>
      </w:r>
    </w:p>
    <w:p w14:paraId="2915790F" w14:textId="77777777" w:rsidR="00415A65" w:rsidRDefault="00415A65" w:rsidP="00AF68AB"/>
    <w:p w14:paraId="37D1EFCB" w14:textId="77777777" w:rsidR="00415A65" w:rsidRDefault="00415A65" w:rsidP="00AF68AB"/>
    <w:p w14:paraId="0BE91332" w14:textId="77777777" w:rsidR="00415A65" w:rsidRDefault="00415A65" w:rsidP="00AF68AB"/>
    <w:p w14:paraId="07920D7B" w14:textId="77777777" w:rsidR="00415A65" w:rsidRDefault="00415A65" w:rsidP="00AF68AB"/>
    <w:p w14:paraId="091BD086" w14:textId="77777777" w:rsidR="00415A65" w:rsidRDefault="00415A65" w:rsidP="00AF68AB"/>
    <w:p w14:paraId="0B1B57EF" w14:textId="77777777" w:rsidR="00415A65" w:rsidRDefault="00415A65" w:rsidP="00AF68AB"/>
    <w:p w14:paraId="33092898" w14:textId="77777777" w:rsidR="00415A65" w:rsidRDefault="00415A65" w:rsidP="00AF68AB"/>
    <w:p w14:paraId="01670E9D" w14:textId="77777777" w:rsidR="00415A65" w:rsidRDefault="00415A65" w:rsidP="00AF68AB"/>
    <w:p w14:paraId="69A843C5" w14:textId="77777777" w:rsidR="00415A65" w:rsidRDefault="00415A65" w:rsidP="00AF68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9038500"/>
      <w:docPartObj>
        <w:docPartGallery w:val="Page Numbers (Bottom of Page)"/>
        <w:docPartUnique/>
      </w:docPartObj>
    </w:sdtPr>
    <w:sdtContent>
      <w:p w14:paraId="4C8AA4B2" w14:textId="24A80B8C" w:rsidR="004773EF" w:rsidRDefault="004773EF" w:rsidP="00FE473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A6C723" w14:textId="08C36F1F" w:rsidR="002A6212" w:rsidRDefault="002A6212" w:rsidP="004773EF">
    <w:pPr>
      <w:pStyle w:val="Footer"/>
      <w:ind w:right="360"/>
      <w:rPr>
        <w:rStyle w:val="PageNumber"/>
      </w:rPr>
    </w:pPr>
  </w:p>
  <w:p w14:paraId="5B3240DC" w14:textId="77777777" w:rsidR="002A6212" w:rsidRDefault="002A6212" w:rsidP="00AF68AB">
    <w:pPr>
      <w:pStyle w:val="Footer"/>
    </w:pPr>
  </w:p>
  <w:p w14:paraId="31EF2C23" w14:textId="77777777" w:rsidR="002A6212" w:rsidRDefault="002A6212" w:rsidP="00AF68AB"/>
  <w:p w14:paraId="3F7D09FD" w14:textId="77777777" w:rsidR="002A6212" w:rsidRDefault="002A6212" w:rsidP="00AF68AB"/>
  <w:p w14:paraId="3AF50F7E" w14:textId="77777777" w:rsidR="002A6212" w:rsidRDefault="002A6212" w:rsidP="00AF68AB"/>
  <w:p w14:paraId="666033C8" w14:textId="77777777" w:rsidR="002A6212" w:rsidRDefault="002A6212" w:rsidP="00AF68AB"/>
  <w:p w14:paraId="13AF65C9" w14:textId="77777777" w:rsidR="002A6212" w:rsidRDefault="002A6212" w:rsidP="00AF68AB"/>
  <w:p w14:paraId="4AE09999" w14:textId="77777777" w:rsidR="002A6212" w:rsidRDefault="002A6212" w:rsidP="00AF68A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9946462"/>
      <w:docPartObj>
        <w:docPartGallery w:val="Page Numbers (Bottom of Page)"/>
        <w:docPartUnique/>
      </w:docPartObj>
    </w:sdtPr>
    <w:sdtEndPr>
      <w:rPr>
        <w:noProof/>
      </w:rPr>
    </w:sdtEndPr>
    <w:sdtContent>
      <w:p w14:paraId="21379DC7" w14:textId="27FE7288" w:rsidR="00286AC8" w:rsidRDefault="00286AC8">
        <w:pPr>
          <w:pStyle w:val="Footer"/>
          <w:jc w:val="right"/>
        </w:pPr>
        <w:r>
          <w:fldChar w:fldCharType="begin"/>
        </w:r>
        <w:r>
          <w:instrText xml:space="preserve"> PAGE   \* MERGEFORMAT </w:instrText>
        </w:r>
        <w:r>
          <w:fldChar w:fldCharType="separate"/>
        </w:r>
        <w:r w:rsidR="00DE7DC0">
          <w:rPr>
            <w:noProof/>
          </w:rPr>
          <w:t>1</w:t>
        </w:r>
        <w:r>
          <w:rPr>
            <w:noProof/>
          </w:rPr>
          <w:fldChar w:fldCharType="end"/>
        </w:r>
      </w:p>
    </w:sdtContent>
  </w:sdt>
  <w:p w14:paraId="0EF65146" w14:textId="4F536297" w:rsidR="004773EF" w:rsidRPr="003F697C" w:rsidRDefault="004773EF" w:rsidP="004773EF">
    <w:pPr>
      <w:pStyle w:val="Footer"/>
      <w:ind w:right="360"/>
      <w:rPr>
        <w:rFonts w:asciiTheme="majorHAnsi" w:hAnsi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18C45" w14:textId="77777777" w:rsidR="00415A65" w:rsidRDefault="00415A65" w:rsidP="00AF68AB">
      <w:r>
        <w:separator/>
      </w:r>
    </w:p>
  </w:footnote>
  <w:footnote w:type="continuationSeparator" w:id="0">
    <w:p w14:paraId="0087A21F" w14:textId="77777777" w:rsidR="00415A65" w:rsidRDefault="00415A65" w:rsidP="00AF68AB">
      <w:r>
        <w:continuationSeparator/>
      </w:r>
    </w:p>
  </w:footnote>
  <w:footnote w:id="1">
    <w:p w14:paraId="6DB1B7C3" w14:textId="0F29A65B" w:rsidR="00FF09AB" w:rsidRPr="0094066B" w:rsidRDefault="00FF09AB" w:rsidP="00FF09AB">
      <w:pPr>
        <w:pStyle w:val="FootnoteText"/>
        <w:rPr>
          <w:rFonts w:asciiTheme="majorHAnsi" w:hAnsiTheme="majorHAnsi"/>
        </w:rPr>
      </w:pPr>
      <w:r w:rsidRPr="0094066B">
        <w:rPr>
          <w:rStyle w:val="FootnoteReference"/>
          <w:sz w:val="18"/>
        </w:rPr>
        <w:footnoteRef/>
      </w:r>
      <w:r w:rsidRPr="0094066B">
        <w:rPr>
          <w:sz w:val="18"/>
        </w:rPr>
        <w:t xml:space="preserve"> </w:t>
      </w:r>
      <w:r w:rsidRPr="0094066B">
        <w:rPr>
          <w:rFonts w:asciiTheme="majorHAnsi" w:hAnsiTheme="majorHAnsi"/>
        </w:rPr>
        <w:t xml:space="preserve">McCarthy, Jim. (2019, November 21). </w:t>
      </w:r>
      <w:r w:rsidRPr="0094066B">
        <w:rPr>
          <w:rFonts w:asciiTheme="majorHAnsi" w:hAnsiTheme="majorHAnsi"/>
          <w:i/>
        </w:rPr>
        <w:t>Memo from Provost regarding services for students with disabilities.</w:t>
      </w:r>
      <w:r w:rsidRPr="0094066B">
        <w:rPr>
          <w:rFonts w:asciiTheme="majorHAnsi" w:hAnsiTheme="majorHAnsi"/>
        </w:rPr>
        <w:t xml:space="preserve"> Retreived from https://provost.baruch.cuny.edu/facultyhandbook/disabilities_provostsmemo/</w:t>
      </w:r>
    </w:p>
    <w:p w14:paraId="532F4EEF" w14:textId="655FB9BD" w:rsidR="00FF09AB" w:rsidRPr="0094066B" w:rsidRDefault="00FF09AB" w:rsidP="00FF09AB">
      <w:pPr>
        <w:pStyle w:val="FootnoteText"/>
        <w:rPr>
          <w:rFonts w:asciiTheme="majorHAnsi" w:hAnsiTheme="majorHAnsi"/>
        </w:rPr>
      </w:pPr>
    </w:p>
  </w:footnote>
  <w:footnote w:id="2">
    <w:p w14:paraId="6EF186D7" w14:textId="117D1021" w:rsidR="00FF09AB" w:rsidRDefault="00FF09AB">
      <w:pPr>
        <w:pStyle w:val="FootnoteText"/>
      </w:pPr>
      <w:r w:rsidRPr="0094066B">
        <w:rPr>
          <w:rStyle w:val="FootnoteReference"/>
          <w:rFonts w:asciiTheme="majorHAnsi" w:hAnsiTheme="majorHAnsi"/>
        </w:rPr>
        <w:footnoteRef/>
      </w:r>
      <w:r w:rsidRPr="0094066B">
        <w:rPr>
          <w:rFonts w:asciiTheme="majorHAnsi" w:hAnsiTheme="majorHAnsi"/>
        </w:rPr>
        <w:t xml:space="preserve"> Baruch College Student Development &amp; Counseling. (2002, August). </w:t>
      </w:r>
      <w:r w:rsidRPr="0094066B">
        <w:rPr>
          <w:rFonts w:asciiTheme="majorHAnsi" w:hAnsiTheme="majorHAnsi"/>
          <w:i/>
        </w:rPr>
        <w:t>Academic Honesty.</w:t>
      </w:r>
      <w:r w:rsidRPr="0094066B">
        <w:rPr>
          <w:rFonts w:asciiTheme="majorHAnsi" w:hAnsiTheme="majorHAnsi"/>
        </w:rPr>
        <w:t xml:space="preserve"> Retrieved from https://www.baruch.cuny.edu/academic/academic_honesty.html</w:t>
      </w:r>
    </w:p>
  </w:footnote>
  <w:footnote w:id="3">
    <w:p w14:paraId="12B06F61" w14:textId="1055E3E8" w:rsidR="0094066B" w:rsidRDefault="0094066B" w:rsidP="0094066B">
      <w:pPr>
        <w:pStyle w:val="FootnoteText"/>
      </w:pPr>
      <w:r>
        <w:rPr>
          <w:rStyle w:val="FootnoteReference"/>
        </w:rPr>
        <w:footnoteRef/>
      </w:r>
      <w:r>
        <w:t xml:space="preserve"> </w:t>
      </w:r>
      <w:r w:rsidRPr="0094066B">
        <w:rPr>
          <w:rFonts w:asciiTheme="majorHAnsi" w:hAnsiTheme="majorHAnsi"/>
        </w:rPr>
        <w:t xml:space="preserve">Baruch College. (2017, July 30). </w:t>
      </w:r>
      <w:r w:rsidRPr="0094066B">
        <w:rPr>
          <w:rFonts w:asciiTheme="majorHAnsi" w:hAnsiTheme="majorHAnsi"/>
          <w:i/>
        </w:rPr>
        <w:t xml:space="preserve">Academic Support Services for Baruch Students. </w:t>
      </w:r>
      <w:r w:rsidRPr="0094066B">
        <w:rPr>
          <w:rFonts w:asciiTheme="majorHAnsi" w:hAnsiTheme="majorHAnsi"/>
        </w:rPr>
        <w:t>Retreived from https://provost.baruch.cuny.edu/facultyhandbook/academicsupportservices/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372F1" w14:textId="663AE3D8" w:rsidR="00471EEC" w:rsidRDefault="00471EEC">
    <w:pPr>
      <w:pStyle w:val="Header"/>
    </w:pPr>
    <w:r w:rsidRPr="00D73FE1">
      <w:rPr>
        <w:noProof/>
      </w:rPr>
      <w:drawing>
        <wp:anchor distT="0" distB="0" distL="114300" distR="114300" simplePos="0" relativeHeight="251658240" behindDoc="0" locked="0" layoutInCell="1" allowOverlap="1" wp14:anchorId="0611E305" wp14:editId="253A8927">
          <wp:simplePos x="0" y="0"/>
          <wp:positionH relativeFrom="column">
            <wp:posOffset>-267335</wp:posOffset>
          </wp:positionH>
          <wp:positionV relativeFrom="paragraph">
            <wp:posOffset>-217987</wp:posOffset>
          </wp:positionV>
          <wp:extent cx="2272937" cy="548640"/>
          <wp:effectExtent l="0" t="0" r="635" b="0"/>
          <wp:wrapNone/>
          <wp:docPr id="2" name="Picture 2" descr="C:\Users\msultana\AppData\Local\Microsoft\Windows\INetCache\Content.Outlook\E5G0BYS9\marxe-lockup (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ultana\AppData\Local\Microsoft\Windows\INetCache\Content.Outlook\E5G0BYS9\marxe-lockup (00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72937" cy="548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33095C" w14:textId="39F77B1D" w:rsidR="00471EEC" w:rsidRDefault="00471E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CFA439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3C7C93"/>
    <w:multiLevelType w:val="hybridMultilevel"/>
    <w:tmpl w:val="BA8AD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B7FA9"/>
    <w:multiLevelType w:val="hybridMultilevel"/>
    <w:tmpl w:val="ACC2F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954E6"/>
    <w:multiLevelType w:val="hybridMultilevel"/>
    <w:tmpl w:val="6930E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2E3CBF"/>
    <w:multiLevelType w:val="hybridMultilevel"/>
    <w:tmpl w:val="68668D0C"/>
    <w:lvl w:ilvl="0" w:tplc="48569336">
      <w:numFmt w:val="bullet"/>
      <w:lvlText w:val="•"/>
      <w:lvlJc w:val="left"/>
      <w:pPr>
        <w:ind w:left="360" w:hanging="360"/>
      </w:pPr>
      <w:rPr>
        <w:rFonts w:ascii="Arial" w:eastAsia="Arial" w:hAnsi="Arial" w:cs="Arial" w:hint="default"/>
        <w:spacing w:val="-4"/>
        <w:w w:val="1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92F12"/>
    <w:multiLevelType w:val="hybridMultilevel"/>
    <w:tmpl w:val="0B5AFC70"/>
    <w:lvl w:ilvl="0" w:tplc="48569336">
      <w:numFmt w:val="bullet"/>
      <w:lvlText w:val="•"/>
      <w:lvlJc w:val="left"/>
      <w:pPr>
        <w:ind w:left="360" w:hanging="360"/>
      </w:pPr>
      <w:rPr>
        <w:rFonts w:ascii="Arial" w:eastAsia="Arial" w:hAnsi="Arial" w:cs="Arial" w:hint="default"/>
        <w:spacing w:val="-4"/>
        <w:w w:val="1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981B3B"/>
    <w:multiLevelType w:val="hybridMultilevel"/>
    <w:tmpl w:val="DCE62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4F56C7"/>
    <w:multiLevelType w:val="hybridMultilevel"/>
    <w:tmpl w:val="8BB873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A7F474B"/>
    <w:multiLevelType w:val="hybridMultilevel"/>
    <w:tmpl w:val="9776FACC"/>
    <w:lvl w:ilvl="0" w:tplc="B05A1526">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456142"/>
    <w:multiLevelType w:val="hybridMultilevel"/>
    <w:tmpl w:val="F120F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801C8C"/>
    <w:multiLevelType w:val="hybridMultilevel"/>
    <w:tmpl w:val="A9827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61583D"/>
    <w:multiLevelType w:val="hybridMultilevel"/>
    <w:tmpl w:val="EBD4E73A"/>
    <w:lvl w:ilvl="0" w:tplc="B05A1526">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EF1B95"/>
    <w:multiLevelType w:val="hybridMultilevel"/>
    <w:tmpl w:val="ADF66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B4467C"/>
    <w:multiLevelType w:val="hybridMultilevel"/>
    <w:tmpl w:val="77CC4D42"/>
    <w:lvl w:ilvl="0" w:tplc="B05A1526">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341347"/>
    <w:multiLevelType w:val="hybridMultilevel"/>
    <w:tmpl w:val="6602C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F361C6"/>
    <w:multiLevelType w:val="hybridMultilevel"/>
    <w:tmpl w:val="4F1E9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100873"/>
    <w:multiLevelType w:val="hybridMultilevel"/>
    <w:tmpl w:val="6FD24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8A4C70"/>
    <w:multiLevelType w:val="hybridMultilevel"/>
    <w:tmpl w:val="1C543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4C6753"/>
    <w:multiLevelType w:val="hybridMultilevel"/>
    <w:tmpl w:val="FD94AC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FC1E82"/>
    <w:multiLevelType w:val="hybridMultilevel"/>
    <w:tmpl w:val="B4408AF0"/>
    <w:lvl w:ilvl="0" w:tplc="48569336">
      <w:numFmt w:val="bullet"/>
      <w:lvlText w:val="•"/>
      <w:lvlJc w:val="left"/>
      <w:pPr>
        <w:ind w:left="360" w:hanging="360"/>
      </w:pPr>
      <w:rPr>
        <w:rFonts w:ascii="Arial" w:eastAsia="Arial" w:hAnsi="Arial" w:cs="Arial" w:hint="default"/>
        <w:spacing w:val="-4"/>
        <w:w w:val="100"/>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F3434B5"/>
    <w:multiLevelType w:val="hybridMultilevel"/>
    <w:tmpl w:val="6F16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9323129">
    <w:abstractNumId w:val="0"/>
  </w:num>
  <w:num w:numId="2" w16cid:durableId="711660882">
    <w:abstractNumId w:val="9"/>
  </w:num>
  <w:num w:numId="3" w16cid:durableId="932863945">
    <w:abstractNumId w:val="19"/>
  </w:num>
  <w:num w:numId="4" w16cid:durableId="368342140">
    <w:abstractNumId w:val="10"/>
  </w:num>
  <w:num w:numId="5" w16cid:durableId="375157361">
    <w:abstractNumId w:val="1"/>
  </w:num>
  <w:num w:numId="6" w16cid:durableId="226766918">
    <w:abstractNumId w:val="12"/>
  </w:num>
  <w:num w:numId="7" w16cid:durableId="815610862">
    <w:abstractNumId w:val="2"/>
  </w:num>
  <w:num w:numId="8" w16cid:durableId="341585766">
    <w:abstractNumId w:val="3"/>
  </w:num>
  <w:num w:numId="9" w16cid:durableId="891578070">
    <w:abstractNumId w:val="16"/>
  </w:num>
  <w:num w:numId="10" w16cid:durableId="213200449">
    <w:abstractNumId w:val="5"/>
  </w:num>
  <w:num w:numId="11" w16cid:durableId="1717392482">
    <w:abstractNumId w:val="7"/>
  </w:num>
  <w:num w:numId="12" w16cid:durableId="909772389">
    <w:abstractNumId w:val="4"/>
  </w:num>
  <w:num w:numId="13" w16cid:durableId="1006830440">
    <w:abstractNumId w:val="15"/>
  </w:num>
  <w:num w:numId="14" w16cid:durableId="1141967817">
    <w:abstractNumId w:val="8"/>
  </w:num>
  <w:num w:numId="15" w16cid:durableId="1289894046">
    <w:abstractNumId w:val="13"/>
  </w:num>
  <w:num w:numId="16" w16cid:durableId="1092698548">
    <w:abstractNumId w:val="18"/>
  </w:num>
  <w:num w:numId="17" w16cid:durableId="990868080">
    <w:abstractNumId w:val="17"/>
  </w:num>
  <w:num w:numId="18" w16cid:durableId="2014063183">
    <w:abstractNumId w:val="11"/>
  </w:num>
  <w:num w:numId="19" w16cid:durableId="1877813249">
    <w:abstractNumId w:val="20"/>
  </w:num>
  <w:num w:numId="20" w16cid:durableId="1539582572">
    <w:abstractNumId w:val="6"/>
  </w:num>
  <w:num w:numId="21" w16cid:durableId="2048871467">
    <w:abstractNumId w:val="14"/>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rriaga, Felicia Ann">
    <w15:presenceInfo w15:providerId="None" w15:userId="Arriaga, Felicia An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hideSpellingErrors/>
  <w:hideGrammaticalError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0AE9"/>
    <w:rsid w:val="00002408"/>
    <w:rsid w:val="00003E07"/>
    <w:rsid w:val="00006669"/>
    <w:rsid w:val="00014356"/>
    <w:rsid w:val="00015CE8"/>
    <w:rsid w:val="00016524"/>
    <w:rsid w:val="0002223E"/>
    <w:rsid w:val="00023675"/>
    <w:rsid w:val="00023BC7"/>
    <w:rsid w:val="00025B1D"/>
    <w:rsid w:val="000366AE"/>
    <w:rsid w:val="000371F8"/>
    <w:rsid w:val="000520DB"/>
    <w:rsid w:val="0005236E"/>
    <w:rsid w:val="00053220"/>
    <w:rsid w:val="00053DE0"/>
    <w:rsid w:val="000542ED"/>
    <w:rsid w:val="00057BB8"/>
    <w:rsid w:val="0006034A"/>
    <w:rsid w:val="00061812"/>
    <w:rsid w:val="00063BE8"/>
    <w:rsid w:val="00063F61"/>
    <w:rsid w:val="00064BF8"/>
    <w:rsid w:val="00064DD3"/>
    <w:rsid w:val="00065C85"/>
    <w:rsid w:val="00070733"/>
    <w:rsid w:val="00070AB9"/>
    <w:rsid w:val="00072413"/>
    <w:rsid w:val="00072C05"/>
    <w:rsid w:val="000806F2"/>
    <w:rsid w:val="00091E70"/>
    <w:rsid w:val="00094B33"/>
    <w:rsid w:val="00095741"/>
    <w:rsid w:val="00097FDC"/>
    <w:rsid w:val="000A0019"/>
    <w:rsid w:val="000A29C9"/>
    <w:rsid w:val="000A2FF0"/>
    <w:rsid w:val="000A3364"/>
    <w:rsid w:val="000A64E0"/>
    <w:rsid w:val="000A6BDF"/>
    <w:rsid w:val="000B1044"/>
    <w:rsid w:val="000B4FB3"/>
    <w:rsid w:val="000B585A"/>
    <w:rsid w:val="000B5B3B"/>
    <w:rsid w:val="000B5CB8"/>
    <w:rsid w:val="000B7664"/>
    <w:rsid w:val="000B7720"/>
    <w:rsid w:val="000C0BD5"/>
    <w:rsid w:val="000D0783"/>
    <w:rsid w:val="000D1F4F"/>
    <w:rsid w:val="000D291B"/>
    <w:rsid w:val="000E08CD"/>
    <w:rsid w:val="000E1E97"/>
    <w:rsid w:val="000F644D"/>
    <w:rsid w:val="00102D25"/>
    <w:rsid w:val="001073FF"/>
    <w:rsid w:val="00107CA8"/>
    <w:rsid w:val="00112CD5"/>
    <w:rsid w:val="00115A47"/>
    <w:rsid w:val="001200BE"/>
    <w:rsid w:val="0012297F"/>
    <w:rsid w:val="00123297"/>
    <w:rsid w:val="001273C2"/>
    <w:rsid w:val="001277E1"/>
    <w:rsid w:val="00131544"/>
    <w:rsid w:val="001320F5"/>
    <w:rsid w:val="0013676D"/>
    <w:rsid w:val="00137D8C"/>
    <w:rsid w:val="0014200B"/>
    <w:rsid w:val="001420CA"/>
    <w:rsid w:val="001436BD"/>
    <w:rsid w:val="0014377B"/>
    <w:rsid w:val="00145AA0"/>
    <w:rsid w:val="00146886"/>
    <w:rsid w:val="001501A5"/>
    <w:rsid w:val="00152D94"/>
    <w:rsid w:val="00154430"/>
    <w:rsid w:val="001544EF"/>
    <w:rsid w:val="001550BD"/>
    <w:rsid w:val="00157136"/>
    <w:rsid w:val="00160095"/>
    <w:rsid w:val="00163CED"/>
    <w:rsid w:val="00164D9A"/>
    <w:rsid w:val="00164F57"/>
    <w:rsid w:val="001663BD"/>
    <w:rsid w:val="0017207B"/>
    <w:rsid w:val="00172633"/>
    <w:rsid w:val="00173794"/>
    <w:rsid w:val="001746D9"/>
    <w:rsid w:val="00176F1E"/>
    <w:rsid w:val="001845A2"/>
    <w:rsid w:val="00185D49"/>
    <w:rsid w:val="00187F24"/>
    <w:rsid w:val="001950F9"/>
    <w:rsid w:val="001956DA"/>
    <w:rsid w:val="00196DDC"/>
    <w:rsid w:val="001A087A"/>
    <w:rsid w:val="001B09B1"/>
    <w:rsid w:val="001B0EFB"/>
    <w:rsid w:val="001B184C"/>
    <w:rsid w:val="001B2815"/>
    <w:rsid w:val="001B46DF"/>
    <w:rsid w:val="001D21B3"/>
    <w:rsid w:val="001D31B7"/>
    <w:rsid w:val="001D5CE9"/>
    <w:rsid w:val="001E181B"/>
    <w:rsid w:val="001E3799"/>
    <w:rsid w:val="001E4EFE"/>
    <w:rsid w:val="001F2BDC"/>
    <w:rsid w:val="001F2E53"/>
    <w:rsid w:val="001F30BF"/>
    <w:rsid w:val="001F31E7"/>
    <w:rsid w:val="001F3EA6"/>
    <w:rsid w:val="001F4973"/>
    <w:rsid w:val="001F5387"/>
    <w:rsid w:val="00206793"/>
    <w:rsid w:val="00214810"/>
    <w:rsid w:val="00217E16"/>
    <w:rsid w:val="00231367"/>
    <w:rsid w:val="0023315F"/>
    <w:rsid w:val="002439F0"/>
    <w:rsid w:val="00246953"/>
    <w:rsid w:val="002477EE"/>
    <w:rsid w:val="00250F05"/>
    <w:rsid w:val="002522CF"/>
    <w:rsid w:val="00254D77"/>
    <w:rsid w:val="00257E74"/>
    <w:rsid w:val="0026324E"/>
    <w:rsid w:val="00267FFB"/>
    <w:rsid w:val="00272DC3"/>
    <w:rsid w:val="00276C8D"/>
    <w:rsid w:val="002807C1"/>
    <w:rsid w:val="002856FD"/>
    <w:rsid w:val="00286AC8"/>
    <w:rsid w:val="0029049E"/>
    <w:rsid w:val="0029240D"/>
    <w:rsid w:val="00293EF5"/>
    <w:rsid w:val="002963CD"/>
    <w:rsid w:val="002A36A7"/>
    <w:rsid w:val="002A3D0C"/>
    <w:rsid w:val="002A4D23"/>
    <w:rsid w:val="002A5972"/>
    <w:rsid w:val="002A620D"/>
    <w:rsid w:val="002A6212"/>
    <w:rsid w:val="002A6BDD"/>
    <w:rsid w:val="002A70AB"/>
    <w:rsid w:val="002B12B2"/>
    <w:rsid w:val="002B2347"/>
    <w:rsid w:val="002B6DFA"/>
    <w:rsid w:val="002B6E31"/>
    <w:rsid w:val="002C05AE"/>
    <w:rsid w:val="002C4A57"/>
    <w:rsid w:val="002C65F2"/>
    <w:rsid w:val="002D1727"/>
    <w:rsid w:val="002D1783"/>
    <w:rsid w:val="002E0157"/>
    <w:rsid w:val="002E5860"/>
    <w:rsid w:val="002E7568"/>
    <w:rsid w:val="002F0F17"/>
    <w:rsid w:val="002F2662"/>
    <w:rsid w:val="002F38BB"/>
    <w:rsid w:val="002F4B52"/>
    <w:rsid w:val="002F6918"/>
    <w:rsid w:val="003039AF"/>
    <w:rsid w:val="00310BEA"/>
    <w:rsid w:val="00311731"/>
    <w:rsid w:val="00311A36"/>
    <w:rsid w:val="00311E9F"/>
    <w:rsid w:val="00317480"/>
    <w:rsid w:val="00321717"/>
    <w:rsid w:val="00322917"/>
    <w:rsid w:val="00323D99"/>
    <w:rsid w:val="00325C13"/>
    <w:rsid w:val="00342571"/>
    <w:rsid w:val="00343530"/>
    <w:rsid w:val="00343BCD"/>
    <w:rsid w:val="0034560C"/>
    <w:rsid w:val="00345AFF"/>
    <w:rsid w:val="0034730A"/>
    <w:rsid w:val="00351170"/>
    <w:rsid w:val="003561DE"/>
    <w:rsid w:val="00356BF5"/>
    <w:rsid w:val="003646DA"/>
    <w:rsid w:val="003835B9"/>
    <w:rsid w:val="003844AD"/>
    <w:rsid w:val="00386E26"/>
    <w:rsid w:val="003907D4"/>
    <w:rsid w:val="00394D2E"/>
    <w:rsid w:val="003A113E"/>
    <w:rsid w:val="003A14FE"/>
    <w:rsid w:val="003A3F86"/>
    <w:rsid w:val="003A6182"/>
    <w:rsid w:val="003B05ED"/>
    <w:rsid w:val="003B0966"/>
    <w:rsid w:val="003B668C"/>
    <w:rsid w:val="003C0107"/>
    <w:rsid w:val="003C0472"/>
    <w:rsid w:val="003C3E5E"/>
    <w:rsid w:val="003D4864"/>
    <w:rsid w:val="003D7C79"/>
    <w:rsid w:val="003E0444"/>
    <w:rsid w:val="003E0B9B"/>
    <w:rsid w:val="003E1293"/>
    <w:rsid w:val="003E5451"/>
    <w:rsid w:val="003E6BF5"/>
    <w:rsid w:val="003F697C"/>
    <w:rsid w:val="004052E9"/>
    <w:rsid w:val="00406B6D"/>
    <w:rsid w:val="00415A65"/>
    <w:rsid w:val="00422279"/>
    <w:rsid w:val="004231AB"/>
    <w:rsid w:val="0042602A"/>
    <w:rsid w:val="00426397"/>
    <w:rsid w:val="00427F74"/>
    <w:rsid w:val="00434037"/>
    <w:rsid w:val="00436B4C"/>
    <w:rsid w:val="0044038F"/>
    <w:rsid w:val="0044473B"/>
    <w:rsid w:val="00450905"/>
    <w:rsid w:val="00450AF8"/>
    <w:rsid w:val="00450F0E"/>
    <w:rsid w:val="00453001"/>
    <w:rsid w:val="0045326D"/>
    <w:rsid w:val="004543F1"/>
    <w:rsid w:val="00455E6C"/>
    <w:rsid w:val="0045626E"/>
    <w:rsid w:val="00457FE5"/>
    <w:rsid w:val="00464BF3"/>
    <w:rsid w:val="00471EEC"/>
    <w:rsid w:val="004773EF"/>
    <w:rsid w:val="00477D79"/>
    <w:rsid w:val="004810AA"/>
    <w:rsid w:val="00482CC9"/>
    <w:rsid w:val="00490CEC"/>
    <w:rsid w:val="0049470A"/>
    <w:rsid w:val="004A0840"/>
    <w:rsid w:val="004A2BAB"/>
    <w:rsid w:val="004A40CE"/>
    <w:rsid w:val="004A40E8"/>
    <w:rsid w:val="004B09BC"/>
    <w:rsid w:val="004B276B"/>
    <w:rsid w:val="004B3AF2"/>
    <w:rsid w:val="004B5D0C"/>
    <w:rsid w:val="004B6222"/>
    <w:rsid w:val="004B6FF9"/>
    <w:rsid w:val="004C0A1B"/>
    <w:rsid w:val="004C27C3"/>
    <w:rsid w:val="004C67EA"/>
    <w:rsid w:val="004C78DE"/>
    <w:rsid w:val="004D0566"/>
    <w:rsid w:val="004D1A7E"/>
    <w:rsid w:val="004D59A8"/>
    <w:rsid w:val="004D6F97"/>
    <w:rsid w:val="004E0403"/>
    <w:rsid w:val="004E6B47"/>
    <w:rsid w:val="004F1840"/>
    <w:rsid w:val="004F49B4"/>
    <w:rsid w:val="004F4BC0"/>
    <w:rsid w:val="005044A9"/>
    <w:rsid w:val="005045FB"/>
    <w:rsid w:val="00507D75"/>
    <w:rsid w:val="00507FF8"/>
    <w:rsid w:val="00510802"/>
    <w:rsid w:val="00510B9F"/>
    <w:rsid w:val="00515A4C"/>
    <w:rsid w:val="00515C93"/>
    <w:rsid w:val="00524975"/>
    <w:rsid w:val="005266F9"/>
    <w:rsid w:val="0052672C"/>
    <w:rsid w:val="00527AEC"/>
    <w:rsid w:val="00537FD5"/>
    <w:rsid w:val="005404FE"/>
    <w:rsid w:val="0054301A"/>
    <w:rsid w:val="00546015"/>
    <w:rsid w:val="00547FD2"/>
    <w:rsid w:val="00551D11"/>
    <w:rsid w:val="00553726"/>
    <w:rsid w:val="005568D2"/>
    <w:rsid w:val="005571AC"/>
    <w:rsid w:val="00557E88"/>
    <w:rsid w:val="00562473"/>
    <w:rsid w:val="00566A9B"/>
    <w:rsid w:val="00574B61"/>
    <w:rsid w:val="00581418"/>
    <w:rsid w:val="00584201"/>
    <w:rsid w:val="00584545"/>
    <w:rsid w:val="00590439"/>
    <w:rsid w:val="0059060B"/>
    <w:rsid w:val="00592AF6"/>
    <w:rsid w:val="0059655D"/>
    <w:rsid w:val="005974DE"/>
    <w:rsid w:val="005A217D"/>
    <w:rsid w:val="005A2468"/>
    <w:rsid w:val="005A4BBF"/>
    <w:rsid w:val="005B0E40"/>
    <w:rsid w:val="005B187B"/>
    <w:rsid w:val="005B2624"/>
    <w:rsid w:val="005B33FD"/>
    <w:rsid w:val="005B3716"/>
    <w:rsid w:val="005B47AF"/>
    <w:rsid w:val="005C01B3"/>
    <w:rsid w:val="005C468F"/>
    <w:rsid w:val="005C5F4D"/>
    <w:rsid w:val="005C7881"/>
    <w:rsid w:val="005D1A84"/>
    <w:rsid w:val="005D1C1C"/>
    <w:rsid w:val="005D6A62"/>
    <w:rsid w:val="005E1CCA"/>
    <w:rsid w:val="005E4584"/>
    <w:rsid w:val="005E7FE4"/>
    <w:rsid w:val="005F61A0"/>
    <w:rsid w:val="0060049A"/>
    <w:rsid w:val="0060776B"/>
    <w:rsid w:val="00610987"/>
    <w:rsid w:val="00622F71"/>
    <w:rsid w:val="0062369D"/>
    <w:rsid w:val="00623A7B"/>
    <w:rsid w:val="0062798D"/>
    <w:rsid w:val="006366B0"/>
    <w:rsid w:val="006373D3"/>
    <w:rsid w:val="00637EA7"/>
    <w:rsid w:val="006402D2"/>
    <w:rsid w:val="006418A3"/>
    <w:rsid w:val="00642820"/>
    <w:rsid w:val="00647314"/>
    <w:rsid w:val="006475B2"/>
    <w:rsid w:val="00650450"/>
    <w:rsid w:val="006524BA"/>
    <w:rsid w:val="00657A43"/>
    <w:rsid w:val="00663BA0"/>
    <w:rsid w:val="006641E7"/>
    <w:rsid w:val="00664CE5"/>
    <w:rsid w:val="006655ED"/>
    <w:rsid w:val="00665AB9"/>
    <w:rsid w:val="006707D7"/>
    <w:rsid w:val="00671AFC"/>
    <w:rsid w:val="00672837"/>
    <w:rsid w:val="00674D47"/>
    <w:rsid w:val="00676F79"/>
    <w:rsid w:val="0067743D"/>
    <w:rsid w:val="00680D2E"/>
    <w:rsid w:val="00681645"/>
    <w:rsid w:val="00683E4A"/>
    <w:rsid w:val="006873B7"/>
    <w:rsid w:val="00693013"/>
    <w:rsid w:val="006A3CCF"/>
    <w:rsid w:val="006A62FD"/>
    <w:rsid w:val="006A7344"/>
    <w:rsid w:val="006B25D7"/>
    <w:rsid w:val="006B411E"/>
    <w:rsid w:val="006B6712"/>
    <w:rsid w:val="006B70A9"/>
    <w:rsid w:val="006C15B1"/>
    <w:rsid w:val="006C1903"/>
    <w:rsid w:val="006C2BEA"/>
    <w:rsid w:val="006C2EFD"/>
    <w:rsid w:val="006C3609"/>
    <w:rsid w:val="006C3BDE"/>
    <w:rsid w:val="006D0EB5"/>
    <w:rsid w:val="006D5E10"/>
    <w:rsid w:val="006D6393"/>
    <w:rsid w:val="006E4CF4"/>
    <w:rsid w:val="006E6734"/>
    <w:rsid w:val="006E738C"/>
    <w:rsid w:val="006F3646"/>
    <w:rsid w:val="006F47FE"/>
    <w:rsid w:val="006F53A8"/>
    <w:rsid w:val="006F549E"/>
    <w:rsid w:val="006F5FCC"/>
    <w:rsid w:val="006F6071"/>
    <w:rsid w:val="006F779E"/>
    <w:rsid w:val="00700B39"/>
    <w:rsid w:val="00700BC7"/>
    <w:rsid w:val="0070645B"/>
    <w:rsid w:val="00706F0E"/>
    <w:rsid w:val="00712B63"/>
    <w:rsid w:val="00714A22"/>
    <w:rsid w:val="00715911"/>
    <w:rsid w:val="00715E25"/>
    <w:rsid w:val="0071703D"/>
    <w:rsid w:val="00720C45"/>
    <w:rsid w:val="00721A3C"/>
    <w:rsid w:val="00724E23"/>
    <w:rsid w:val="0072539C"/>
    <w:rsid w:val="007324AD"/>
    <w:rsid w:val="00732A68"/>
    <w:rsid w:val="00733694"/>
    <w:rsid w:val="007402D1"/>
    <w:rsid w:val="00742492"/>
    <w:rsid w:val="00742494"/>
    <w:rsid w:val="00742E63"/>
    <w:rsid w:val="00744026"/>
    <w:rsid w:val="00744A45"/>
    <w:rsid w:val="00747CA5"/>
    <w:rsid w:val="00750A5B"/>
    <w:rsid w:val="00753A0A"/>
    <w:rsid w:val="007556C8"/>
    <w:rsid w:val="00755AD6"/>
    <w:rsid w:val="0076572E"/>
    <w:rsid w:val="0076641D"/>
    <w:rsid w:val="00767B15"/>
    <w:rsid w:val="00780508"/>
    <w:rsid w:val="00785416"/>
    <w:rsid w:val="007902C0"/>
    <w:rsid w:val="007925E2"/>
    <w:rsid w:val="00794D75"/>
    <w:rsid w:val="007A43A2"/>
    <w:rsid w:val="007A502C"/>
    <w:rsid w:val="007A62A8"/>
    <w:rsid w:val="007B16AE"/>
    <w:rsid w:val="007C3DD3"/>
    <w:rsid w:val="007C47BB"/>
    <w:rsid w:val="007D09C5"/>
    <w:rsid w:val="007D1725"/>
    <w:rsid w:val="007D5F2B"/>
    <w:rsid w:val="007D665F"/>
    <w:rsid w:val="007D6D70"/>
    <w:rsid w:val="007D6D79"/>
    <w:rsid w:val="007D7C93"/>
    <w:rsid w:val="007E2D30"/>
    <w:rsid w:val="007E3EAF"/>
    <w:rsid w:val="007E4AF2"/>
    <w:rsid w:val="007F18E1"/>
    <w:rsid w:val="007F3B06"/>
    <w:rsid w:val="007F5F75"/>
    <w:rsid w:val="007F6045"/>
    <w:rsid w:val="0080022B"/>
    <w:rsid w:val="00804523"/>
    <w:rsid w:val="0080467A"/>
    <w:rsid w:val="00806110"/>
    <w:rsid w:val="00811156"/>
    <w:rsid w:val="008112A4"/>
    <w:rsid w:val="00816EDF"/>
    <w:rsid w:val="00817415"/>
    <w:rsid w:val="008200F7"/>
    <w:rsid w:val="00820979"/>
    <w:rsid w:val="008246E2"/>
    <w:rsid w:val="00826475"/>
    <w:rsid w:val="0083142E"/>
    <w:rsid w:val="00831E87"/>
    <w:rsid w:val="00833D95"/>
    <w:rsid w:val="00836910"/>
    <w:rsid w:val="00850B5E"/>
    <w:rsid w:val="00851CDE"/>
    <w:rsid w:val="0085678F"/>
    <w:rsid w:val="008611DB"/>
    <w:rsid w:val="00861FE1"/>
    <w:rsid w:val="00862B0C"/>
    <w:rsid w:val="00866F8D"/>
    <w:rsid w:val="00870865"/>
    <w:rsid w:val="00873F84"/>
    <w:rsid w:val="008806F3"/>
    <w:rsid w:val="00885EB9"/>
    <w:rsid w:val="00886195"/>
    <w:rsid w:val="008915D7"/>
    <w:rsid w:val="00893581"/>
    <w:rsid w:val="00897BC6"/>
    <w:rsid w:val="008A02B9"/>
    <w:rsid w:val="008A0340"/>
    <w:rsid w:val="008A25B1"/>
    <w:rsid w:val="008B2A12"/>
    <w:rsid w:val="008C0C37"/>
    <w:rsid w:val="008C1C39"/>
    <w:rsid w:val="008C2CE9"/>
    <w:rsid w:val="008C569B"/>
    <w:rsid w:val="008D641A"/>
    <w:rsid w:val="008E168A"/>
    <w:rsid w:val="008F35FF"/>
    <w:rsid w:val="008F3ABA"/>
    <w:rsid w:val="008F5015"/>
    <w:rsid w:val="00902288"/>
    <w:rsid w:val="00907059"/>
    <w:rsid w:val="0091242A"/>
    <w:rsid w:val="00915730"/>
    <w:rsid w:val="00923E67"/>
    <w:rsid w:val="0092447A"/>
    <w:rsid w:val="00924BCE"/>
    <w:rsid w:val="0092662E"/>
    <w:rsid w:val="00927E79"/>
    <w:rsid w:val="0093020A"/>
    <w:rsid w:val="009344E2"/>
    <w:rsid w:val="0093506F"/>
    <w:rsid w:val="00940322"/>
    <w:rsid w:val="0094066B"/>
    <w:rsid w:val="0094603D"/>
    <w:rsid w:val="00950AE9"/>
    <w:rsid w:val="009514CE"/>
    <w:rsid w:val="009521D9"/>
    <w:rsid w:val="00952205"/>
    <w:rsid w:val="00952693"/>
    <w:rsid w:val="009535EE"/>
    <w:rsid w:val="00954F2E"/>
    <w:rsid w:val="00955827"/>
    <w:rsid w:val="00955E78"/>
    <w:rsid w:val="009634DE"/>
    <w:rsid w:val="00965ED9"/>
    <w:rsid w:val="0096614D"/>
    <w:rsid w:val="00973E38"/>
    <w:rsid w:val="00977C8B"/>
    <w:rsid w:val="00983310"/>
    <w:rsid w:val="00983D61"/>
    <w:rsid w:val="00985D5A"/>
    <w:rsid w:val="00987D21"/>
    <w:rsid w:val="00993ECC"/>
    <w:rsid w:val="00996D97"/>
    <w:rsid w:val="009A20E5"/>
    <w:rsid w:val="009A40AA"/>
    <w:rsid w:val="009A6486"/>
    <w:rsid w:val="009A6819"/>
    <w:rsid w:val="009C063B"/>
    <w:rsid w:val="009C0661"/>
    <w:rsid w:val="009C49BA"/>
    <w:rsid w:val="009C7EEA"/>
    <w:rsid w:val="009D77E7"/>
    <w:rsid w:val="009E0F16"/>
    <w:rsid w:val="009E2186"/>
    <w:rsid w:val="009E2253"/>
    <w:rsid w:val="009E3293"/>
    <w:rsid w:val="009E483F"/>
    <w:rsid w:val="009E56A6"/>
    <w:rsid w:val="009E6A50"/>
    <w:rsid w:val="009E7021"/>
    <w:rsid w:val="009F1FE9"/>
    <w:rsid w:val="009F5230"/>
    <w:rsid w:val="009F58B1"/>
    <w:rsid w:val="00A02667"/>
    <w:rsid w:val="00A03A1B"/>
    <w:rsid w:val="00A05849"/>
    <w:rsid w:val="00A05FF2"/>
    <w:rsid w:val="00A06B04"/>
    <w:rsid w:val="00A13257"/>
    <w:rsid w:val="00A20904"/>
    <w:rsid w:val="00A210D1"/>
    <w:rsid w:val="00A230F7"/>
    <w:rsid w:val="00A23650"/>
    <w:rsid w:val="00A2658E"/>
    <w:rsid w:val="00A3657F"/>
    <w:rsid w:val="00A423BB"/>
    <w:rsid w:val="00A43DD8"/>
    <w:rsid w:val="00A473CE"/>
    <w:rsid w:val="00A47CB7"/>
    <w:rsid w:val="00A47E59"/>
    <w:rsid w:val="00A527E5"/>
    <w:rsid w:val="00A5651D"/>
    <w:rsid w:val="00A575CC"/>
    <w:rsid w:val="00A602AB"/>
    <w:rsid w:val="00A60408"/>
    <w:rsid w:val="00A67082"/>
    <w:rsid w:val="00A71CBC"/>
    <w:rsid w:val="00A75194"/>
    <w:rsid w:val="00A75378"/>
    <w:rsid w:val="00A761D3"/>
    <w:rsid w:val="00A8054B"/>
    <w:rsid w:val="00A80E07"/>
    <w:rsid w:val="00A81C32"/>
    <w:rsid w:val="00A833B4"/>
    <w:rsid w:val="00A83968"/>
    <w:rsid w:val="00A85318"/>
    <w:rsid w:val="00A858B6"/>
    <w:rsid w:val="00A87FB9"/>
    <w:rsid w:val="00A96416"/>
    <w:rsid w:val="00A96570"/>
    <w:rsid w:val="00AA24B2"/>
    <w:rsid w:val="00AA2657"/>
    <w:rsid w:val="00AA4228"/>
    <w:rsid w:val="00AA4ADD"/>
    <w:rsid w:val="00AA6ED5"/>
    <w:rsid w:val="00AB3C05"/>
    <w:rsid w:val="00AB4856"/>
    <w:rsid w:val="00AB6622"/>
    <w:rsid w:val="00AB6A88"/>
    <w:rsid w:val="00AC1495"/>
    <w:rsid w:val="00AC16FE"/>
    <w:rsid w:val="00AC461B"/>
    <w:rsid w:val="00AC4E65"/>
    <w:rsid w:val="00AD1812"/>
    <w:rsid w:val="00AD3E20"/>
    <w:rsid w:val="00AD4ED6"/>
    <w:rsid w:val="00AE0579"/>
    <w:rsid w:val="00AE6E83"/>
    <w:rsid w:val="00AE71E3"/>
    <w:rsid w:val="00AE7286"/>
    <w:rsid w:val="00AF1ABC"/>
    <w:rsid w:val="00AF464A"/>
    <w:rsid w:val="00AF68AB"/>
    <w:rsid w:val="00B01DE5"/>
    <w:rsid w:val="00B04071"/>
    <w:rsid w:val="00B05298"/>
    <w:rsid w:val="00B12CBE"/>
    <w:rsid w:val="00B15EC9"/>
    <w:rsid w:val="00B15F63"/>
    <w:rsid w:val="00B17286"/>
    <w:rsid w:val="00B24F4F"/>
    <w:rsid w:val="00B332EC"/>
    <w:rsid w:val="00B37FE4"/>
    <w:rsid w:val="00B42389"/>
    <w:rsid w:val="00B51B6B"/>
    <w:rsid w:val="00B5256B"/>
    <w:rsid w:val="00B52677"/>
    <w:rsid w:val="00B52D7D"/>
    <w:rsid w:val="00B52E47"/>
    <w:rsid w:val="00B52F01"/>
    <w:rsid w:val="00B53A65"/>
    <w:rsid w:val="00B57702"/>
    <w:rsid w:val="00B634D2"/>
    <w:rsid w:val="00B6493F"/>
    <w:rsid w:val="00B65D9A"/>
    <w:rsid w:val="00B67CCA"/>
    <w:rsid w:val="00B75225"/>
    <w:rsid w:val="00B75289"/>
    <w:rsid w:val="00B759E6"/>
    <w:rsid w:val="00B863B3"/>
    <w:rsid w:val="00B90D5C"/>
    <w:rsid w:val="00B920E5"/>
    <w:rsid w:val="00BA1488"/>
    <w:rsid w:val="00BA24FC"/>
    <w:rsid w:val="00BA384B"/>
    <w:rsid w:val="00BA47C2"/>
    <w:rsid w:val="00BB1D1C"/>
    <w:rsid w:val="00BB4A41"/>
    <w:rsid w:val="00BB6EC6"/>
    <w:rsid w:val="00BC1A89"/>
    <w:rsid w:val="00BC3F40"/>
    <w:rsid w:val="00BD0A1E"/>
    <w:rsid w:val="00BD0DF6"/>
    <w:rsid w:val="00BD5AAF"/>
    <w:rsid w:val="00BE693A"/>
    <w:rsid w:val="00BF061B"/>
    <w:rsid w:val="00BF0E58"/>
    <w:rsid w:val="00BF15A2"/>
    <w:rsid w:val="00BF1F25"/>
    <w:rsid w:val="00BF2394"/>
    <w:rsid w:val="00BF3E42"/>
    <w:rsid w:val="00BF436A"/>
    <w:rsid w:val="00BF5750"/>
    <w:rsid w:val="00C00BE0"/>
    <w:rsid w:val="00C02416"/>
    <w:rsid w:val="00C03854"/>
    <w:rsid w:val="00C04EA7"/>
    <w:rsid w:val="00C06C43"/>
    <w:rsid w:val="00C0759F"/>
    <w:rsid w:val="00C11090"/>
    <w:rsid w:val="00C14B7F"/>
    <w:rsid w:val="00C20EF7"/>
    <w:rsid w:val="00C22B3E"/>
    <w:rsid w:val="00C22B8E"/>
    <w:rsid w:val="00C236A6"/>
    <w:rsid w:val="00C264D8"/>
    <w:rsid w:val="00C3038A"/>
    <w:rsid w:val="00C308AD"/>
    <w:rsid w:val="00C41297"/>
    <w:rsid w:val="00C41825"/>
    <w:rsid w:val="00C4427F"/>
    <w:rsid w:val="00C45811"/>
    <w:rsid w:val="00C51CC8"/>
    <w:rsid w:val="00C63651"/>
    <w:rsid w:val="00C6708F"/>
    <w:rsid w:val="00C75D9C"/>
    <w:rsid w:val="00C7687F"/>
    <w:rsid w:val="00C76A28"/>
    <w:rsid w:val="00C801C5"/>
    <w:rsid w:val="00C80377"/>
    <w:rsid w:val="00C808F8"/>
    <w:rsid w:val="00C8149A"/>
    <w:rsid w:val="00C82EA9"/>
    <w:rsid w:val="00C83D2E"/>
    <w:rsid w:val="00C93E88"/>
    <w:rsid w:val="00C95859"/>
    <w:rsid w:val="00CA1D4D"/>
    <w:rsid w:val="00CA277D"/>
    <w:rsid w:val="00CA5A60"/>
    <w:rsid w:val="00CB14F0"/>
    <w:rsid w:val="00CB3CBE"/>
    <w:rsid w:val="00CC0873"/>
    <w:rsid w:val="00CC2B50"/>
    <w:rsid w:val="00CD0016"/>
    <w:rsid w:val="00CD0B2E"/>
    <w:rsid w:val="00CD45D9"/>
    <w:rsid w:val="00CD5A74"/>
    <w:rsid w:val="00CD61BD"/>
    <w:rsid w:val="00CE26C8"/>
    <w:rsid w:val="00CE3125"/>
    <w:rsid w:val="00CE47A8"/>
    <w:rsid w:val="00CE5180"/>
    <w:rsid w:val="00CF168A"/>
    <w:rsid w:val="00CF3941"/>
    <w:rsid w:val="00CF5A62"/>
    <w:rsid w:val="00CF5F95"/>
    <w:rsid w:val="00D00F0E"/>
    <w:rsid w:val="00D03E5B"/>
    <w:rsid w:val="00D13E5D"/>
    <w:rsid w:val="00D16B93"/>
    <w:rsid w:val="00D21A1A"/>
    <w:rsid w:val="00D23BD1"/>
    <w:rsid w:val="00D3021C"/>
    <w:rsid w:val="00D30732"/>
    <w:rsid w:val="00D313BE"/>
    <w:rsid w:val="00D33A36"/>
    <w:rsid w:val="00D34855"/>
    <w:rsid w:val="00D42C01"/>
    <w:rsid w:val="00D45AE3"/>
    <w:rsid w:val="00D460CA"/>
    <w:rsid w:val="00D4642A"/>
    <w:rsid w:val="00D470E1"/>
    <w:rsid w:val="00D47442"/>
    <w:rsid w:val="00D5266D"/>
    <w:rsid w:val="00D53D50"/>
    <w:rsid w:val="00D5610A"/>
    <w:rsid w:val="00D6086E"/>
    <w:rsid w:val="00D6264C"/>
    <w:rsid w:val="00D62966"/>
    <w:rsid w:val="00D637DB"/>
    <w:rsid w:val="00D671CB"/>
    <w:rsid w:val="00D77CC8"/>
    <w:rsid w:val="00D800A7"/>
    <w:rsid w:val="00D818EF"/>
    <w:rsid w:val="00D82272"/>
    <w:rsid w:val="00D87CA4"/>
    <w:rsid w:val="00D87FA3"/>
    <w:rsid w:val="00D95C19"/>
    <w:rsid w:val="00D97312"/>
    <w:rsid w:val="00DA134C"/>
    <w:rsid w:val="00DA2095"/>
    <w:rsid w:val="00DA40B2"/>
    <w:rsid w:val="00DA4DDA"/>
    <w:rsid w:val="00DA5065"/>
    <w:rsid w:val="00DB7E7F"/>
    <w:rsid w:val="00DC5389"/>
    <w:rsid w:val="00DD348B"/>
    <w:rsid w:val="00DE1A04"/>
    <w:rsid w:val="00DE44FF"/>
    <w:rsid w:val="00DE7DC0"/>
    <w:rsid w:val="00DE7E78"/>
    <w:rsid w:val="00DF001B"/>
    <w:rsid w:val="00DF070C"/>
    <w:rsid w:val="00DF20A4"/>
    <w:rsid w:val="00DF2383"/>
    <w:rsid w:val="00DF2C32"/>
    <w:rsid w:val="00DF2D24"/>
    <w:rsid w:val="00DF4595"/>
    <w:rsid w:val="00DF4632"/>
    <w:rsid w:val="00E0350F"/>
    <w:rsid w:val="00E037DA"/>
    <w:rsid w:val="00E0613B"/>
    <w:rsid w:val="00E07F7C"/>
    <w:rsid w:val="00E13B5C"/>
    <w:rsid w:val="00E13FD4"/>
    <w:rsid w:val="00E14130"/>
    <w:rsid w:val="00E274BC"/>
    <w:rsid w:val="00E31190"/>
    <w:rsid w:val="00E3618E"/>
    <w:rsid w:val="00E412BE"/>
    <w:rsid w:val="00E434DB"/>
    <w:rsid w:val="00E4661C"/>
    <w:rsid w:val="00E46816"/>
    <w:rsid w:val="00E46D5C"/>
    <w:rsid w:val="00E47673"/>
    <w:rsid w:val="00E50FBB"/>
    <w:rsid w:val="00E53C9E"/>
    <w:rsid w:val="00E54E96"/>
    <w:rsid w:val="00E559D3"/>
    <w:rsid w:val="00E60A61"/>
    <w:rsid w:val="00E60B2C"/>
    <w:rsid w:val="00E60E1B"/>
    <w:rsid w:val="00E6546C"/>
    <w:rsid w:val="00E72545"/>
    <w:rsid w:val="00E74D81"/>
    <w:rsid w:val="00E74F5D"/>
    <w:rsid w:val="00E76C0F"/>
    <w:rsid w:val="00E76EB5"/>
    <w:rsid w:val="00E77493"/>
    <w:rsid w:val="00E825AC"/>
    <w:rsid w:val="00E8280D"/>
    <w:rsid w:val="00E83AA5"/>
    <w:rsid w:val="00E84A01"/>
    <w:rsid w:val="00E92C83"/>
    <w:rsid w:val="00E93528"/>
    <w:rsid w:val="00EA23B3"/>
    <w:rsid w:val="00EA2DC4"/>
    <w:rsid w:val="00EA5454"/>
    <w:rsid w:val="00EA5D7A"/>
    <w:rsid w:val="00ED1BEE"/>
    <w:rsid w:val="00ED68CD"/>
    <w:rsid w:val="00EE2A86"/>
    <w:rsid w:val="00EE74B4"/>
    <w:rsid w:val="00EE7E5D"/>
    <w:rsid w:val="00EF15AE"/>
    <w:rsid w:val="00EF18F7"/>
    <w:rsid w:val="00EF625C"/>
    <w:rsid w:val="00F00AB3"/>
    <w:rsid w:val="00F01DF0"/>
    <w:rsid w:val="00F03661"/>
    <w:rsid w:val="00F037FB"/>
    <w:rsid w:val="00F149E5"/>
    <w:rsid w:val="00F155AA"/>
    <w:rsid w:val="00F16CC7"/>
    <w:rsid w:val="00F17D00"/>
    <w:rsid w:val="00F21F10"/>
    <w:rsid w:val="00F23C2A"/>
    <w:rsid w:val="00F25612"/>
    <w:rsid w:val="00F327F9"/>
    <w:rsid w:val="00F354DA"/>
    <w:rsid w:val="00F3716A"/>
    <w:rsid w:val="00F42BDB"/>
    <w:rsid w:val="00F4355B"/>
    <w:rsid w:val="00F45624"/>
    <w:rsid w:val="00F505EC"/>
    <w:rsid w:val="00F53D0C"/>
    <w:rsid w:val="00F5796D"/>
    <w:rsid w:val="00F64D17"/>
    <w:rsid w:val="00F666CA"/>
    <w:rsid w:val="00F7319F"/>
    <w:rsid w:val="00F73738"/>
    <w:rsid w:val="00F75455"/>
    <w:rsid w:val="00F75F43"/>
    <w:rsid w:val="00F82C9F"/>
    <w:rsid w:val="00F83473"/>
    <w:rsid w:val="00F83592"/>
    <w:rsid w:val="00F873C1"/>
    <w:rsid w:val="00F9145C"/>
    <w:rsid w:val="00FA0809"/>
    <w:rsid w:val="00FA43F7"/>
    <w:rsid w:val="00FA5F3F"/>
    <w:rsid w:val="00FB13E5"/>
    <w:rsid w:val="00FB2527"/>
    <w:rsid w:val="00FB425B"/>
    <w:rsid w:val="00FB6187"/>
    <w:rsid w:val="00FC6C85"/>
    <w:rsid w:val="00FD0D30"/>
    <w:rsid w:val="00FD2BC4"/>
    <w:rsid w:val="00FD3AB6"/>
    <w:rsid w:val="00FD42A2"/>
    <w:rsid w:val="00FD664F"/>
    <w:rsid w:val="00FD7A5B"/>
    <w:rsid w:val="00FE18A3"/>
    <w:rsid w:val="00FE3F10"/>
    <w:rsid w:val="00FE719D"/>
    <w:rsid w:val="00FF09AB"/>
    <w:rsid w:val="00FF3655"/>
    <w:rsid w:val="00FF62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13FF03C"/>
  <w15:docId w15:val="{6296BD31-1B3C-44A1-B83B-4E368EC33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semiHidden="1" w:uiPriority="9" w:unhideWhenUsed="1" w:qFormat="1"/>
    <w:lsdException w:name="heading 4" w:semiHidden="1" w:uiPriority="9" w:unhideWhenUsed="1"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Rtext + 12pt"/>
    <w:next w:val="CRtext12pt"/>
    <w:qFormat/>
    <w:rsid w:val="00AF68AB"/>
    <w:rPr>
      <w:rFonts w:ascii="Arial" w:eastAsia="Times New Roman" w:hAnsi="Arial"/>
      <w:sz w:val="24"/>
      <w:szCs w:val="24"/>
    </w:rPr>
  </w:style>
  <w:style w:type="paragraph" w:styleId="Heading1">
    <w:name w:val="heading 1"/>
    <w:basedOn w:val="Normal"/>
    <w:next w:val="Normal"/>
    <w:link w:val="Heading1Char"/>
    <w:qFormat/>
    <w:rsid w:val="00950AE9"/>
    <w:pPr>
      <w:keepNext/>
      <w:spacing w:before="240" w:after="60"/>
      <w:outlineLvl w:val="0"/>
    </w:pPr>
    <w:rPr>
      <w:rFonts w:cs="Arial"/>
      <w:b/>
      <w:bCs/>
      <w:kern w:val="32"/>
      <w:sz w:val="32"/>
      <w:szCs w:val="32"/>
    </w:rPr>
  </w:style>
  <w:style w:type="paragraph" w:styleId="Heading2">
    <w:name w:val="heading 2"/>
    <w:basedOn w:val="Normal"/>
    <w:next w:val="Normal"/>
    <w:link w:val="Heading2Char"/>
    <w:uiPriority w:val="9"/>
    <w:qFormat/>
    <w:rsid w:val="005044A9"/>
    <w:pPr>
      <w:keepNext/>
      <w:keepLines/>
      <w:spacing w:before="200" w:line="249" w:lineRule="auto"/>
      <w:ind w:left="10" w:hanging="10"/>
      <w:jc w:val="both"/>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F155AA"/>
    <w:pPr>
      <w:keepNext/>
      <w:keepLines/>
      <w:spacing w:before="40"/>
      <w:outlineLvl w:val="2"/>
    </w:pPr>
    <w:rPr>
      <w:rFonts w:asciiTheme="majorHAnsi" w:eastAsiaTheme="majorEastAsia" w:hAnsiTheme="majorHAnsi" w:cstheme="majorBidi"/>
      <w:color w:val="1F4D78" w:themeColor="accent1" w:themeShade="7F"/>
    </w:rPr>
  </w:style>
  <w:style w:type="paragraph" w:styleId="Heading5">
    <w:name w:val="heading 5"/>
    <w:basedOn w:val="Normal"/>
    <w:next w:val="Normal"/>
    <w:link w:val="Heading5Char"/>
    <w:uiPriority w:val="9"/>
    <w:qFormat/>
    <w:rsid w:val="005044A9"/>
    <w:pPr>
      <w:keepNext/>
      <w:keepLines/>
      <w:spacing w:before="200" w:line="249" w:lineRule="auto"/>
      <w:ind w:left="10" w:hanging="10"/>
      <w:jc w:val="both"/>
      <w:outlineLvl w:val="4"/>
    </w:pPr>
    <w:rPr>
      <w:rFonts w:ascii="Cambria" w:eastAsia="MS Gothic" w:hAnsi="Cambria"/>
      <w:color w:val="243F60"/>
      <w:szCs w:val="22"/>
    </w:rPr>
  </w:style>
  <w:style w:type="paragraph" w:styleId="Heading6">
    <w:name w:val="heading 6"/>
    <w:basedOn w:val="Normal"/>
    <w:next w:val="Normal"/>
    <w:link w:val="Heading6Char"/>
    <w:uiPriority w:val="9"/>
    <w:qFormat/>
    <w:rsid w:val="00F83592"/>
    <w:pPr>
      <w:keepNext/>
      <w:keepLines/>
      <w:spacing w:before="200"/>
      <w:outlineLvl w:val="5"/>
    </w:pPr>
    <w:rPr>
      <w:rFonts w:ascii="Cambria" w:eastAsia="MS Gothic" w:hAnsi="Cambria"/>
      <w:i/>
      <w:iCs/>
      <w:color w:val="243F60"/>
    </w:rPr>
  </w:style>
  <w:style w:type="paragraph" w:styleId="Heading9">
    <w:name w:val="heading 9"/>
    <w:basedOn w:val="Normal"/>
    <w:next w:val="Normal"/>
    <w:link w:val="Heading9Char"/>
    <w:uiPriority w:val="9"/>
    <w:qFormat/>
    <w:rsid w:val="00F83592"/>
    <w:pPr>
      <w:keepNext/>
      <w:keepLines/>
      <w:spacing w:before="20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50AE9"/>
    <w:rPr>
      <w:rFonts w:ascii="Arial" w:eastAsia="Times New Roman" w:hAnsi="Arial" w:cs="Arial"/>
      <w:b/>
      <w:bCs/>
      <w:kern w:val="32"/>
      <w:sz w:val="32"/>
      <w:szCs w:val="32"/>
    </w:rPr>
  </w:style>
  <w:style w:type="paragraph" w:customStyle="1" w:styleId="CRtitle">
    <w:name w:val="CRtitle"/>
    <w:basedOn w:val="Normal"/>
    <w:rsid w:val="00950AE9"/>
    <w:rPr>
      <w:rFonts w:cs="Arial"/>
      <w:b/>
      <w:bCs/>
      <w:color w:val="000080"/>
    </w:rPr>
  </w:style>
  <w:style w:type="paragraph" w:customStyle="1" w:styleId="WebTOCTitle">
    <w:name w:val="WebTOCTitle"/>
    <w:basedOn w:val="Heading1"/>
    <w:rsid w:val="00950AE9"/>
    <w:pPr>
      <w:spacing w:before="0" w:after="0"/>
    </w:pPr>
    <w:rPr>
      <w:b w:val="0"/>
      <w:bCs w:val="0"/>
      <w:color w:val="000080"/>
      <w:kern w:val="0"/>
      <w:sz w:val="24"/>
      <w:szCs w:val="24"/>
    </w:rPr>
  </w:style>
  <w:style w:type="paragraph" w:customStyle="1" w:styleId="CRtexy12ptHyperlink">
    <w:name w:val="CRtexy +12 pt. Hyperlink"/>
    <w:basedOn w:val="CRtext12pt"/>
    <w:rsid w:val="00FB2527"/>
  </w:style>
  <w:style w:type="paragraph" w:customStyle="1" w:styleId="ColorfulShading-Accent11">
    <w:name w:val="Colorful Shading - Accent 11"/>
    <w:hidden/>
    <w:uiPriority w:val="71"/>
    <w:rsid w:val="003844AD"/>
    <w:rPr>
      <w:rFonts w:ascii="Arial" w:eastAsia="Times New Roman" w:hAnsi="Arial"/>
      <w:sz w:val="24"/>
      <w:szCs w:val="24"/>
    </w:rPr>
  </w:style>
  <w:style w:type="table" w:styleId="TableElegant">
    <w:name w:val="Table Elegant"/>
    <w:basedOn w:val="TableNormal"/>
    <w:rsid w:val="00950AE9"/>
    <w:rPr>
      <w:rFonts w:ascii="Times New Roman" w:eastAsia="Times New Roman" w:hAnsi="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PageNumber">
    <w:name w:val="page number"/>
    <w:basedOn w:val="DefaultParagraphFont"/>
    <w:rsid w:val="00950AE9"/>
  </w:style>
  <w:style w:type="paragraph" w:customStyle="1" w:styleId="crtitle0">
    <w:name w:val="crtitle"/>
    <w:basedOn w:val="Normal"/>
    <w:rsid w:val="00950AE9"/>
    <w:rPr>
      <w:rFonts w:eastAsia="Arial Unicode MS" w:cs="Arial"/>
      <w:b/>
      <w:bCs/>
      <w:color w:val="000080"/>
    </w:rPr>
  </w:style>
  <w:style w:type="paragraph" w:styleId="Header">
    <w:name w:val="header"/>
    <w:basedOn w:val="Normal"/>
    <w:link w:val="HeaderChar"/>
    <w:uiPriority w:val="99"/>
    <w:rsid w:val="00950AE9"/>
    <w:pPr>
      <w:tabs>
        <w:tab w:val="center" w:pos="4320"/>
        <w:tab w:val="right" w:pos="8640"/>
      </w:tabs>
    </w:pPr>
    <w:rPr>
      <w:sz w:val="22"/>
      <w:szCs w:val="20"/>
    </w:rPr>
  </w:style>
  <w:style w:type="character" w:customStyle="1" w:styleId="HeaderChar">
    <w:name w:val="Header Char"/>
    <w:link w:val="Header"/>
    <w:uiPriority w:val="99"/>
    <w:rsid w:val="00950AE9"/>
    <w:rPr>
      <w:rFonts w:ascii="Times New Roman" w:eastAsia="Times New Roman" w:hAnsi="Times New Roman" w:cs="Times New Roman"/>
      <w:szCs w:val="20"/>
    </w:rPr>
  </w:style>
  <w:style w:type="paragraph" w:styleId="BalloonText">
    <w:name w:val="Balloon Text"/>
    <w:basedOn w:val="Normal"/>
    <w:link w:val="BalloonTextChar"/>
    <w:uiPriority w:val="99"/>
    <w:semiHidden/>
    <w:rsid w:val="00950AE9"/>
    <w:rPr>
      <w:rFonts w:ascii="Tahoma" w:hAnsi="Tahoma" w:cs="Tahoma"/>
      <w:sz w:val="16"/>
      <w:szCs w:val="16"/>
    </w:rPr>
  </w:style>
  <w:style w:type="character" w:customStyle="1" w:styleId="BalloonTextChar">
    <w:name w:val="Balloon Text Char"/>
    <w:link w:val="BalloonText"/>
    <w:uiPriority w:val="99"/>
    <w:semiHidden/>
    <w:rsid w:val="00950AE9"/>
    <w:rPr>
      <w:rFonts w:ascii="Tahoma" w:eastAsia="Times New Roman" w:hAnsi="Tahoma" w:cs="Tahoma"/>
      <w:sz w:val="16"/>
      <w:szCs w:val="16"/>
    </w:rPr>
  </w:style>
  <w:style w:type="paragraph" w:styleId="DocumentMap">
    <w:name w:val="Document Map"/>
    <w:basedOn w:val="Normal"/>
    <w:link w:val="DocumentMapChar"/>
    <w:semiHidden/>
    <w:rsid w:val="00950AE9"/>
    <w:pPr>
      <w:shd w:val="clear" w:color="auto" w:fill="000080"/>
    </w:pPr>
    <w:rPr>
      <w:rFonts w:ascii="Tahoma" w:hAnsi="Tahoma" w:cs="Tahoma"/>
      <w:sz w:val="20"/>
      <w:szCs w:val="20"/>
    </w:rPr>
  </w:style>
  <w:style w:type="character" w:customStyle="1" w:styleId="DocumentMapChar">
    <w:name w:val="Document Map Char"/>
    <w:link w:val="DocumentMap"/>
    <w:semiHidden/>
    <w:rsid w:val="00950AE9"/>
    <w:rPr>
      <w:rFonts w:ascii="Tahoma" w:eastAsia="Times New Roman" w:hAnsi="Tahoma" w:cs="Tahoma"/>
      <w:sz w:val="20"/>
      <w:szCs w:val="20"/>
      <w:shd w:val="clear" w:color="auto" w:fill="000080"/>
    </w:rPr>
  </w:style>
  <w:style w:type="character" w:styleId="CommentReference">
    <w:name w:val="annotation reference"/>
    <w:semiHidden/>
    <w:rsid w:val="00950AE9"/>
    <w:rPr>
      <w:sz w:val="16"/>
      <w:szCs w:val="16"/>
    </w:rPr>
  </w:style>
  <w:style w:type="paragraph" w:styleId="CommentText">
    <w:name w:val="annotation text"/>
    <w:basedOn w:val="Normal"/>
    <w:link w:val="CommentTextChar"/>
    <w:semiHidden/>
    <w:rsid w:val="00950AE9"/>
    <w:rPr>
      <w:sz w:val="20"/>
      <w:szCs w:val="20"/>
    </w:rPr>
  </w:style>
  <w:style w:type="character" w:customStyle="1" w:styleId="CommentTextChar">
    <w:name w:val="Comment Text Char"/>
    <w:link w:val="CommentText"/>
    <w:semiHidden/>
    <w:rsid w:val="00950AE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rsid w:val="00950AE9"/>
    <w:rPr>
      <w:b/>
      <w:bCs/>
    </w:rPr>
  </w:style>
  <w:style w:type="character" w:customStyle="1" w:styleId="CommentSubjectChar">
    <w:name w:val="Comment Subject Char"/>
    <w:link w:val="CommentSubject"/>
    <w:semiHidden/>
    <w:rsid w:val="00950AE9"/>
    <w:rPr>
      <w:rFonts w:ascii="Times New Roman" w:eastAsia="Times New Roman" w:hAnsi="Times New Roman" w:cs="Times New Roman"/>
      <w:b/>
      <w:bCs/>
      <w:sz w:val="20"/>
      <w:szCs w:val="20"/>
    </w:rPr>
  </w:style>
  <w:style w:type="paragraph" w:styleId="Footer">
    <w:name w:val="footer"/>
    <w:basedOn w:val="Normal"/>
    <w:link w:val="FooterChar"/>
    <w:uiPriority w:val="99"/>
    <w:qFormat/>
    <w:rsid w:val="00950AE9"/>
    <w:pPr>
      <w:tabs>
        <w:tab w:val="center" w:pos="4680"/>
        <w:tab w:val="right" w:pos="9360"/>
      </w:tabs>
    </w:pPr>
  </w:style>
  <w:style w:type="character" w:customStyle="1" w:styleId="FooterChar">
    <w:name w:val="Footer Char"/>
    <w:link w:val="Footer"/>
    <w:uiPriority w:val="99"/>
    <w:rsid w:val="00950AE9"/>
    <w:rPr>
      <w:rFonts w:ascii="Times New Roman" w:eastAsia="Times New Roman" w:hAnsi="Times New Roman" w:cs="Times New Roman"/>
      <w:sz w:val="24"/>
      <w:szCs w:val="24"/>
    </w:rPr>
  </w:style>
  <w:style w:type="paragraph" w:customStyle="1" w:styleId="Standard">
    <w:name w:val="Standard"/>
    <w:basedOn w:val="Normal"/>
    <w:link w:val="StandardChar"/>
    <w:rsid w:val="00950AE9"/>
    <w:pPr>
      <w:spacing w:after="220"/>
    </w:pPr>
    <w:rPr>
      <w:szCs w:val="20"/>
    </w:rPr>
  </w:style>
  <w:style w:type="character" w:customStyle="1" w:styleId="StandardChar">
    <w:name w:val="Standard Char"/>
    <w:link w:val="Standard"/>
    <w:rsid w:val="00950AE9"/>
    <w:rPr>
      <w:rFonts w:ascii="Arial" w:eastAsia="Times New Roman" w:hAnsi="Arial" w:cs="Times New Roman"/>
      <w:sz w:val="24"/>
      <w:szCs w:val="20"/>
    </w:rPr>
  </w:style>
  <w:style w:type="paragraph" w:customStyle="1" w:styleId="CRtext12ptBold">
    <w:name w:val="CRtext + 12pt. Bold"/>
    <w:basedOn w:val="Normal"/>
    <w:next w:val="Normal"/>
    <w:link w:val="CRtext12ptBoldChar"/>
    <w:qFormat/>
    <w:rsid w:val="003D7C79"/>
    <w:pPr>
      <w:outlineLvl w:val="0"/>
    </w:pPr>
    <w:rPr>
      <w:b/>
    </w:rPr>
  </w:style>
  <w:style w:type="paragraph" w:customStyle="1" w:styleId="CRtext12ptStrikethrough">
    <w:name w:val="CRtext + 12 pt. Strikethrough"/>
    <w:basedOn w:val="Normal"/>
    <w:link w:val="CRtext12ptStrikethroughChar"/>
    <w:qFormat/>
    <w:rsid w:val="00AF68AB"/>
    <w:pPr>
      <w:framePr w:hSpace="180" w:wrap="around" w:hAnchor="margin" w:y="686"/>
      <w:widowControl w:val="0"/>
      <w:autoSpaceDE w:val="0"/>
      <w:autoSpaceDN w:val="0"/>
      <w:adjustRightInd w:val="0"/>
    </w:pPr>
    <w:rPr>
      <w:rFonts w:eastAsia="MS PGothic" w:cs="Arial"/>
      <w:strike/>
      <w:color w:val="000000"/>
    </w:rPr>
  </w:style>
  <w:style w:type="character" w:customStyle="1" w:styleId="CRtext12ptStrikethroughChar">
    <w:name w:val="CRtext + 12 pt. Strikethrough Char"/>
    <w:link w:val="CRtext12ptStrikethrough"/>
    <w:rsid w:val="005D1C1C"/>
    <w:rPr>
      <w:rFonts w:ascii="Arial" w:eastAsia="Times New Roman" w:hAnsi="Arial" w:cs="Arial"/>
      <w:strike/>
      <w:color w:val="000000"/>
      <w:sz w:val="24"/>
      <w:szCs w:val="24"/>
    </w:rPr>
  </w:style>
  <w:style w:type="paragraph" w:customStyle="1" w:styleId="CRtext12ptUnderline">
    <w:name w:val="CRtext + 12 pt. Underline"/>
    <w:basedOn w:val="Normal"/>
    <w:link w:val="CRtext12ptUnderlineChar"/>
    <w:qFormat/>
    <w:rsid w:val="00AF68AB"/>
    <w:pPr>
      <w:widowControl w:val="0"/>
      <w:autoSpaceDE w:val="0"/>
      <w:autoSpaceDN w:val="0"/>
      <w:adjustRightInd w:val="0"/>
    </w:pPr>
    <w:rPr>
      <w:rFonts w:eastAsia="MS PGothic" w:cs="Arial"/>
      <w:color w:val="000000"/>
      <w:u w:val="single"/>
    </w:rPr>
  </w:style>
  <w:style w:type="character" w:customStyle="1" w:styleId="CRtext12ptUnderlineChar">
    <w:name w:val="CRtext + 12 pt. Underline Char"/>
    <w:link w:val="CRtext12ptUnderline"/>
    <w:rsid w:val="00F64D17"/>
    <w:rPr>
      <w:rFonts w:ascii="Arial" w:eastAsia="MS PGothic" w:hAnsi="Arial" w:cs="Arial"/>
      <w:color w:val="000000"/>
      <w:sz w:val="24"/>
      <w:szCs w:val="24"/>
      <w:u w:val="single"/>
    </w:rPr>
  </w:style>
  <w:style w:type="character" w:customStyle="1" w:styleId="CRtext12ptBoldChar">
    <w:name w:val="CRtext + 12pt. Bold Char"/>
    <w:link w:val="CRtext12ptBold"/>
    <w:rsid w:val="003D7C79"/>
    <w:rPr>
      <w:rFonts w:ascii="Arial" w:eastAsia="Times New Roman" w:hAnsi="Arial"/>
      <w:b/>
      <w:sz w:val="24"/>
      <w:szCs w:val="24"/>
    </w:rPr>
  </w:style>
  <w:style w:type="character" w:customStyle="1" w:styleId="Heading6Char">
    <w:name w:val="Heading 6 Char"/>
    <w:link w:val="Heading6"/>
    <w:uiPriority w:val="9"/>
    <w:semiHidden/>
    <w:rsid w:val="00F83592"/>
    <w:rPr>
      <w:rFonts w:ascii="Cambria" w:eastAsia="MS Gothic" w:hAnsi="Cambria" w:cs="Times New Roman"/>
      <w:i/>
      <w:iCs/>
      <w:color w:val="243F60"/>
      <w:sz w:val="24"/>
      <w:szCs w:val="24"/>
    </w:rPr>
  </w:style>
  <w:style w:type="character" w:customStyle="1" w:styleId="Heading9Char">
    <w:name w:val="Heading 9 Char"/>
    <w:link w:val="Heading9"/>
    <w:uiPriority w:val="9"/>
    <w:semiHidden/>
    <w:rsid w:val="00F83592"/>
    <w:rPr>
      <w:rFonts w:ascii="Cambria" w:eastAsia="MS Gothic" w:hAnsi="Cambria" w:cs="Times New Roman"/>
      <w:i/>
      <w:iCs/>
      <w:color w:val="404040"/>
      <w:sz w:val="20"/>
      <w:szCs w:val="20"/>
    </w:rPr>
  </w:style>
  <w:style w:type="character" w:styleId="Hyperlink">
    <w:name w:val="Hyperlink"/>
    <w:unhideWhenUsed/>
    <w:rsid w:val="00F83592"/>
    <w:rPr>
      <w:color w:val="0000FF"/>
      <w:u w:val="single"/>
    </w:rPr>
  </w:style>
  <w:style w:type="paragraph" w:styleId="FootnoteText">
    <w:name w:val="footnote text"/>
    <w:basedOn w:val="Normal"/>
    <w:link w:val="FootnoteTextChar"/>
    <w:unhideWhenUsed/>
    <w:rsid w:val="00F83592"/>
    <w:pPr>
      <w:widowControl w:val="0"/>
      <w:snapToGrid w:val="0"/>
    </w:pPr>
    <w:rPr>
      <w:rFonts w:eastAsia="SimSun"/>
      <w:sz w:val="20"/>
      <w:szCs w:val="20"/>
    </w:rPr>
  </w:style>
  <w:style w:type="character" w:customStyle="1" w:styleId="FootnoteTextChar">
    <w:name w:val="Footnote Text Char"/>
    <w:link w:val="FootnoteText"/>
    <w:rsid w:val="00F83592"/>
    <w:rPr>
      <w:rFonts w:ascii="Arial" w:eastAsia="SimSun" w:hAnsi="Arial" w:cs="Times New Roman"/>
      <w:sz w:val="20"/>
      <w:szCs w:val="20"/>
    </w:rPr>
  </w:style>
  <w:style w:type="character" w:styleId="FootnoteReference">
    <w:name w:val="footnote reference"/>
    <w:unhideWhenUsed/>
    <w:rsid w:val="00F83592"/>
    <w:rPr>
      <w:vertAlign w:val="superscript"/>
    </w:rPr>
  </w:style>
  <w:style w:type="paragraph" w:customStyle="1" w:styleId="CRtext12pt">
    <w:name w:val="CRtext + 12 pt."/>
    <w:basedOn w:val="Normal"/>
    <w:link w:val="CRtext12ptChar"/>
    <w:rsid w:val="003835B9"/>
    <w:pPr>
      <w:widowControl w:val="0"/>
      <w:autoSpaceDE w:val="0"/>
      <w:autoSpaceDN w:val="0"/>
      <w:adjustRightInd w:val="0"/>
    </w:pPr>
    <w:rPr>
      <w:rFonts w:cs="Arial"/>
    </w:rPr>
  </w:style>
  <w:style w:type="character" w:customStyle="1" w:styleId="CRtext12ptChar">
    <w:name w:val="CRtext + 12 pt. Char"/>
    <w:link w:val="CRtext12pt"/>
    <w:rsid w:val="003835B9"/>
    <w:rPr>
      <w:rFonts w:ascii="Arial" w:eastAsia="Times New Roman" w:hAnsi="Arial" w:cs="Arial"/>
      <w:sz w:val="24"/>
      <w:szCs w:val="24"/>
    </w:rPr>
  </w:style>
  <w:style w:type="table" w:styleId="TableGrid">
    <w:name w:val="Table Grid"/>
    <w:basedOn w:val="TableNormal"/>
    <w:uiPriority w:val="39"/>
    <w:rsid w:val="00A230F7"/>
    <w:pPr>
      <w:spacing w:after="200" w:line="276"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seditboxdisponly">
    <w:name w:val="pseditbox_disponly"/>
    <w:rsid w:val="00A230F7"/>
  </w:style>
  <w:style w:type="character" w:customStyle="1" w:styleId="pslongeditbox">
    <w:name w:val="pslongeditbox"/>
    <w:rsid w:val="00A230F7"/>
  </w:style>
  <w:style w:type="character" w:customStyle="1" w:styleId="Heading2Char">
    <w:name w:val="Heading 2 Char"/>
    <w:link w:val="Heading2"/>
    <w:uiPriority w:val="9"/>
    <w:semiHidden/>
    <w:rsid w:val="005044A9"/>
    <w:rPr>
      <w:rFonts w:ascii="Cambria" w:eastAsia="MS Gothic" w:hAnsi="Cambria"/>
      <w:b/>
      <w:bCs/>
      <w:color w:val="4F81BD"/>
      <w:sz w:val="26"/>
      <w:szCs w:val="26"/>
    </w:rPr>
  </w:style>
  <w:style w:type="character" w:customStyle="1" w:styleId="Heading5Char">
    <w:name w:val="Heading 5 Char"/>
    <w:link w:val="Heading5"/>
    <w:uiPriority w:val="9"/>
    <w:semiHidden/>
    <w:rsid w:val="005044A9"/>
    <w:rPr>
      <w:rFonts w:ascii="Cambria" w:eastAsia="MS Gothic" w:hAnsi="Cambria"/>
      <w:color w:val="243F60"/>
      <w:sz w:val="24"/>
      <w:szCs w:val="22"/>
    </w:rPr>
  </w:style>
  <w:style w:type="paragraph" w:customStyle="1" w:styleId="ColorfulShading-Accent31">
    <w:name w:val="Colorful Shading - Accent 31"/>
    <w:basedOn w:val="Normal"/>
    <w:uiPriority w:val="34"/>
    <w:rsid w:val="005044A9"/>
    <w:pPr>
      <w:spacing w:after="200"/>
      <w:ind w:left="720"/>
      <w:contextualSpacing/>
    </w:pPr>
    <w:rPr>
      <w:rFonts w:ascii="Calibri" w:eastAsia="Calibri" w:hAnsi="Calibri"/>
      <w:sz w:val="22"/>
      <w:szCs w:val="22"/>
    </w:rPr>
  </w:style>
  <w:style w:type="paragraph" w:styleId="BodyText">
    <w:name w:val="Body Text"/>
    <w:basedOn w:val="Normal"/>
    <w:link w:val="BodyTextChar"/>
    <w:rsid w:val="005044A9"/>
    <w:pPr>
      <w:spacing w:after="120"/>
    </w:pPr>
    <w:rPr>
      <w:rFonts w:ascii="Times New Roman" w:hAnsi="Times New Roman"/>
    </w:rPr>
  </w:style>
  <w:style w:type="character" w:customStyle="1" w:styleId="BodyTextChar">
    <w:name w:val="Body Text Char"/>
    <w:link w:val="BodyText"/>
    <w:rsid w:val="005044A9"/>
    <w:rPr>
      <w:rFonts w:ascii="Times New Roman" w:eastAsia="Times New Roman" w:hAnsi="Times New Roman"/>
      <w:sz w:val="24"/>
      <w:szCs w:val="24"/>
    </w:rPr>
  </w:style>
  <w:style w:type="paragraph" w:customStyle="1" w:styleId="LightList-Accent31">
    <w:name w:val="Light List - Accent 31"/>
    <w:hidden/>
    <w:uiPriority w:val="71"/>
    <w:rsid w:val="006873B7"/>
    <w:rPr>
      <w:rFonts w:ascii="Arial" w:eastAsia="Times New Roman" w:hAnsi="Arial"/>
      <w:sz w:val="24"/>
      <w:szCs w:val="24"/>
    </w:rPr>
  </w:style>
  <w:style w:type="character" w:styleId="FollowedHyperlink">
    <w:name w:val="FollowedHyperlink"/>
    <w:uiPriority w:val="99"/>
    <w:semiHidden/>
    <w:unhideWhenUsed/>
    <w:rsid w:val="00EF18F7"/>
    <w:rPr>
      <w:color w:val="800080"/>
      <w:u w:val="single"/>
    </w:rPr>
  </w:style>
  <w:style w:type="paragraph" w:styleId="NormalWeb">
    <w:name w:val="Normal (Web)"/>
    <w:basedOn w:val="Normal"/>
    <w:uiPriority w:val="99"/>
    <w:unhideWhenUsed/>
    <w:rsid w:val="004D1A7E"/>
    <w:pPr>
      <w:spacing w:before="100" w:beforeAutospacing="1" w:after="100" w:afterAutospacing="1"/>
    </w:pPr>
    <w:rPr>
      <w:rFonts w:ascii="Times New Roman" w:hAnsi="Times New Roman"/>
    </w:rPr>
  </w:style>
  <w:style w:type="character" w:customStyle="1" w:styleId="Heading3Char">
    <w:name w:val="Heading 3 Char"/>
    <w:basedOn w:val="DefaultParagraphFont"/>
    <w:link w:val="Heading3"/>
    <w:uiPriority w:val="9"/>
    <w:rsid w:val="00F155AA"/>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155AA"/>
    <w:pPr>
      <w:spacing w:before="100" w:beforeAutospacing="1" w:after="100" w:afterAutospacing="1"/>
      <w:ind w:left="720"/>
      <w:contextualSpacing/>
    </w:pPr>
    <w:rPr>
      <w:rFonts w:ascii="Times New Roman" w:hAnsi="Times New Roman"/>
    </w:rPr>
  </w:style>
  <w:style w:type="paragraph" w:customStyle="1" w:styleId="Default">
    <w:name w:val="Default"/>
    <w:rsid w:val="00F155AA"/>
    <w:pPr>
      <w:autoSpaceDE w:val="0"/>
      <w:autoSpaceDN w:val="0"/>
      <w:adjustRightInd w:val="0"/>
    </w:pPr>
    <w:rPr>
      <w:rFonts w:ascii="Century Gothic" w:eastAsia="Times New Roman" w:hAnsi="Century Gothic" w:cs="Century Gothic"/>
      <w:color w:val="000000"/>
      <w:sz w:val="24"/>
      <w:szCs w:val="24"/>
    </w:rPr>
  </w:style>
  <w:style w:type="paragraph" w:customStyle="1" w:styleId="MyListBulleted">
    <w:name w:val="My List Bulleted"/>
    <w:basedOn w:val="ListBullet"/>
    <w:rsid w:val="003E1293"/>
    <w:pPr>
      <w:numPr>
        <w:numId w:val="0"/>
      </w:numPr>
      <w:tabs>
        <w:tab w:val="num" w:pos="648"/>
        <w:tab w:val="num" w:pos="2520"/>
      </w:tabs>
      <w:ind w:left="2520" w:hanging="360"/>
      <w:contextualSpacing w:val="0"/>
    </w:pPr>
    <w:rPr>
      <w:rFonts w:ascii="Times New Roman" w:hAnsi="Times New Roman"/>
    </w:rPr>
  </w:style>
  <w:style w:type="paragraph" w:styleId="ListBullet">
    <w:name w:val="List Bullet"/>
    <w:basedOn w:val="Normal"/>
    <w:uiPriority w:val="99"/>
    <w:semiHidden/>
    <w:unhideWhenUsed/>
    <w:rsid w:val="003E1293"/>
    <w:pPr>
      <w:numPr>
        <w:numId w:val="1"/>
      </w:numPr>
      <w:contextualSpacing/>
    </w:pPr>
  </w:style>
  <w:style w:type="character" w:styleId="Strong">
    <w:name w:val="Strong"/>
    <w:basedOn w:val="DefaultParagraphFont"/>
    <w:uiPriority w:val="22"/>
    <w:qFormat/>
    <w:rsid w:val="00B04071"/>
    <w:rPr>
      <w:b/>
      <w:bCs/>
    </w:rPr>
  </w:style>
  <w:style w:type="character" w:customStyle="1" w:styleId="apple-converted-space">
    <w:name w:val="apple-converted-space"/>
    <w:basedOn w:val="DefaultParagraphFont"/>
    <w:rsid w:val="00B04071"/>
  </w:style>
  <w:style w:type="character" w:customStyle="1" w:styleId="Hyperlink1">
    <w:name w:val="Hyperlink1"/>
    <w:rsid w:val="008E168A"/>
    <w:rPr>
      <w:color w:val="0000E3"/>
      <w:sz w:val="20"/>
      <w:u w:val="single"/>
    </w:rPr>
  </w:style>
  <w:style w:type="character" w:customStyle="1" w:styleId="UnresolvedMention1">
    <w:name w:val="Unresolved Mention1"/>
    <w:basedOn w:val="DefaultParagraphFont"/>
    <w:uiPriority w:val="99"/>
    <w:semiHidden/>
    <w:unhideWhenUsed/>
    <w:rsid w:val="006F47FE"/>
    <w:rPr>
      <w:color w:val="605E5C"/>
      <w:shd w:val="clear" w:color="auto" w:fill="E1DFDD"/>
    </w:rPr>
  </w:style>
  <w:style w:type="table" w:styleId="PlainTable3">
    <w:name w:val="Plain Table 3"/>
    <w:basedOn w:val="TableNormal"/>
    <w:uiPriority w:val="99"/>
    <w:rsid w:val="006F47F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99"/>
    <w:rsid w:val="006F47F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99"/>
    <w:rsid w:val="006F47F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4773EF"/>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next w:val="GridTable1Light-Accent3"/>
    <w:uiPriority w:val="46"/>
    <w:rsid w:val="005C5F4D"/>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1">
    <w:name w:val="Plain Table 1"/>
    <w:basedOn w:val="TableNormal"/>
    <w:uiPriority w:val="99"/>
    <w:rsid w:val="007D6D7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592AF6"/>
    <w:rPr>
      <w:i/>
      <w:iCs/>
    </w:rPr>
  </w:style>
  <w:style w:type="paragraph" w:customStyle="1" w:styleId="conf-macro">
    <w:name w:val="conf-macro"/>
    <w:basedOn w:val="Normal"/>
    <w:rsid w:val="00592AF6"/>
    <w:pPr>
      <w:spacing w:before="150"/>
    </w:pPr>
    <w:rPr>
      <w:rFonts w:ascii="Times New Roman" w:hAnsi="Times New Roman"/>
    </w:rPr>
  </w:style>
  <w:style w:type="paragraph" w:styleId="EndnoteText">
    <w:name w:val="endnote text"/>
    <w:basedOn w:val="Normal"/>
    <w:link w:val="EndnoteTextChar"/>
    <w:uiPriority w:val="99"/>
    <w:semiHidden/>
    <w:unhideWhenUsed/>
    <w:rsid w:val="00E46D5C"/>
    <w:rPr>
      <w:sz w:val="20"/>
      <w:szCs w:val="20"/>
    </w:rPr>
  </w:style>
  <w:style w:type="character" w:customStyle="1" w:styleId="EndnoteTextChar">
    <w:name w:val="Endnote Text Char"/>
    <w:basedOn w:val="DefaultParagraphFont"/>
    <w:link w:val="EndnoteText"/>
    <w:uiPriority w:val="99"/>
    <w:semiHidden/>
    <w:rsid w:val="00E46D5C"/>
    <w:rPr>
      <w:rFonts w:ascii="Arial" w:eastAsia="Times New Roman" w:hAnsi="Arial"/>
    </w:rPr>
  </w:style>
  <w:style w:type="character" w:styleId="EndnoteReference">
    <w:name w:val="endnote reference"/>
    <w:basedOn w:val="DefaultParagraphFont"/>
    <w:uiPriority w:val="99"/>
    <w:semiHidden/>
    <w:unhideWhenUsed/>
    <w:rsid w:val="00E46D5C"/>
    <w:rPr>
      <w:vertAlign w:val="superscript"/>
    </w:rPr>
  </w:style>
  <w:style w:type="character" w:styleId="UnresolvedMention">
    <w:name w:val="Unresolved Mention"/>
    <w:basedOn w:val="DefaultParagraphFont"/>
    <w:uiPriority w:val="99"/>
    <w:semiHidden/>
    <w:unhideWhenUsed/>
    <w:rsid w:val="005C468F"/>
    <w:rPr>
      <w:color w:val="605E5C"/>
      <w:shd w:val="clear" w:color="auto" w:fill="E1DFDD"/>
    </w:rPr>
  </w:style>
  <w:style w:type="paragraph" w:styleId="Revision">
    <w:name w:val="Revision"/>
    <w:hidden/>
    <w:uiPriority w:val="71"/>
    <w:semiHidden/>
    <w:rsid w:val="002F2662"/>
    <w:rPr>
      <w:rFonts w:ascii="Arial" w:eastAsia="Times New Roman" w:hAnsi="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03326">
      <w:bodyDiv w:val="1"/>
      <w:marLeft w:val="0"/>
      <w:marRight w:val="0"/>
      <w:marTop w:val="0"/>
      <w:marBottom w:val="0"/>
      <w:divBdr>
        <w:top w:val="none" w:sz="0" w:space="0" w:color="auto"/>
        <w:left w:val="none" w:sz="0" w:space="0" w:color="auto"/>
        <w:bottom w:val="none" w:sz="0" w:space="0" w:color="auto"/>
        <w:right w:val="none" w:sz="0" w:space="0" w:color="auto"/>
      </w:divBdr>
    </w:div>
    <w:div w:id="115029443">
      <w:bodyDiv w:val="1"/>
      <w:marLeft w:val="0"/>
      <w:marRight w:val="0"/>
      <w:marTop w:val="0"/>
      <w:marBottom w:val="0"/>
      <w:divBdr>
        <w:top w:val="none" w:sz="0" w:space="0" w:color="auto"/>
        <w:left w:val="none" w:sz="0" w:space="0" w:color="auto"/>
        <w:bottom w:val="none" w:sz="0" w:space="0" w:color="auto"/>
        <w:right w:val="none" w:sz="0" w:space="0" w:color="auto"/>
      </w:divBdr>
      <w:divsChild>
        <w:div w:id="1121993449">
          <w:marLeft w:val="0"/>
          <w:marRight w:val="0"/>
          <w:marTop w:val="0"/>
          <w:marBottom w:val="0"/>
          <w:divBdr>
            <w:top w:val="none" w:sz="0" w:space="0" w:color="auto"/>
            <w:left w:val="none" w:sz="0" w:space="0" w:color="auto"/>
            <w:bottom w:val="none" w:sz="0" w:space="0" w:color="auto"/>
            <w:right w:val="none" w:sz="0" w:space="0" w:color="auto"/>
          </w:divBdr>
          <w:divsChild>
            <w:div w:id="310334141">
              <w:marLeft w:val="0"/>
              <w:marRight w:val="0"/>
              <w:marTop w:val="0"/>
              <w:marBottom w:val="0"/>
              <w:divBdr>
                <w:top w:val="none" w:sz="0" w:space="0" w:color="auto"/>
                <w:left w:val="none" w:sz="0" w:space="0" w:color="auto"/>
                <w:bottom w:val="none" w:sz="0" w:space="0" w:color="auto"/>
                <w:right w:val="none" w:sz="0" w:space="0" w:color="auto"/>
              </w:divBdr>
              <w:divsChild>
                <w:div w:id="482359887">
                  <w:marLeft w:val="0"/>
                  <w:marRight w:val="0"/>
                  <w:marTop w:val="0"/>
                  <w:marBottom w:val="0"/>
                  <w:divBdr>
                    <w:top w:val="none" w:sz="0" w:space="0" w:color="auto"/>
                    <w:left w:val="none" w:sz="0" w:space="0" w:color="auto"/>
                    <w:bottom w:val="none" w:sz="0" w:space="0" w:color="auto"/>
                    <w:right w:val="none" w:sz="0" w:space="0" w:color="auto"/>
                  </w:divBdr>
                  <w:divsChild>
                    <w:div w:id="834226592">
                      <w:marLeft w:val="0"/>
                      <w:marRight w:val="0"/>
                      <w:marTop w:val="375"/>
                      <w:marBottom w:val="0"/>
                      <w:divBdr>
                        <w:top w:val="none" w:sz="0" w:space="0" w:color="auto"/>
                        <w:left w:val="none" w:sz="0" w:space="0" w:color="auto"/>
                        <w:bottom w:val="none" w:sz="0" w:space="0" w:color="auto"/>
                        <w:right w:val="none" w:sz="0" w:space="0" w:color="auto"/>
                      </w:divBdr>
                      <w:divsChild>
                        <w:div w:id="1240289700">
                          <w:marLeft w:val="0"/>
                          <w:marRight w:val="0"/>
                          <w:marTop w:val="0"/>
                          <w:marBottom w:val="120"/>
                          <w:divBdr>
                            <w:top w:val="none" w:sz="0" w:space="0" w:color="auto"/>
                            <w:left w:val="none" w:sz="0" w:space="0" w:color="auto"/>
                            <w:bottom w:val="none" w:sz="0" w:space="0" w:color="auto"/>
                            <w:right w:val="none" w:sz="0" w:space="0" w:color="auto"/>
                          </w:divBdr>
                          <w:divsChild>
                            <w:div w:id="1676414695">
                              <w:marLeft w:val="0"/>
                              <w:marRight w:val="0"/>
                              <w:marTop w:val="0"/>
                              <w:marBottom w:val="0"/>
                              <w:divBdr>
                                <w:top w:val="none" w:sz="0" w:space="0" w:color="auto"/>
                                <w:left w:val="none" w:sz="0" w:space="0" w:color="auto"/>
                                <w:bottom w:val="single" w:sz="6" w:space="0" w:color="E1E1E1"/>
                                <w:right w:val="none" w:sz="0" w:space="0" w:color="auto"/>
                              </w:divBdr>
                              <w:divsChild>
                                <w:div w:id="95290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255980">
      <w:bodyDiv w:val="1"/>
      <w:marLeft w:val="0"/>
      <w:marRight w:val="0"/>
      <w:marTop w:val="0"/>
      <w:marBottom w:val="0"/>
      <w:divBdr>
        <w:top w:val="none" w:sz="0" w:space="0" w:color="auto"/>
        <w:left w:val="none" w:sz="0" w:space="0" w:color="auto"/>
        <w:bottom w:val="none" w:sz="0" w:space="0" w:color="auto"/>
        <w:right w:val="none" w:sz="0" w:space="0" w:color="auto"/>
      </w:divBdr>
    </w:div>
    <w:div w:id="336732460">
      <w:bodyDiv w:val="1"/>
      <w:marLeft w:val="0"/>
      <w:marRight w:val="0"/>
      <w:marTop w:val="0"/>
      <w:marBottom w:val="0"/>
      <w:divBdr>
        <w:top w:val="none" w:sz="0" w:space="0" w:color="auto"/>
        <w:left w:val="none" w:sz="0" w:space="0" w:color="auto"/>
        <w:bottom w:val="none" w:sz="0" w:space="0" w:color="auto"/>
        <w:right w:val="none" w:sz="0" w:space="0" w:color="auto"/>
      </w:divBdr>
    </w:div>
    <w:div w:id="364449354">
      <w:bodyDiv w:val="1"/>
      <w:marLeft w:val="0"/>
      <w:marRight w:val="0"/>
      <w:marTop w:val="0"/>
      <w:marBottom w:val="0"/>
      <w:divBdr>
        <w:top w:val="none" w:sz="0" w:space="0" w:color="auto"/>
        <w:left w:val="none" w:sz="0" w:space="0" w:color="auto"/>
        <w:bottom w:val="none" w:sz="0" w:space="0" w:color="auto"/>
        <w:right w:val="none" w:sz="0" w:space="0" w:color="auto"/>
      </w:divBdr>
    </w:div>
    <w:div w:id="372848495">
      <w:bodyDiv w:val="1"/>
      <w:marLeft w:val="0"/>
      <w:marRight w:val="0"/>
      <w:marTop w:val="0"/>
      <w:marBottom w:val="0"/>
      <w:divBdr>
        <w:top w:val="none" w:sz="0" w:space="0" w:color="auto"/>
        <w:left w:val="none" w:sz="0" w:space="0" w:color="auto"/>
        <w:bottom w:val="none" w:sz="0" w:space="0" w:color="auto"/>
        <w:right w:val="none" w:sz="0" w:space="0" w:color="auto"/>
      </w:divBdr>
    </w:div>
    <w:div w:id="381294039">
      <w:bodyDiv w:val="1"/>
      <w:marLeft w:val="0"/>
      <w:marRight w:val="0"/>
      <w:marTop w:val="0"/>
      <w:marBottom w:val="0"/>
      <w:divBdr>
        <w:top w:val="none" w:sz="0" w:space="0" w:color="auto"/>
        <w:left w:val="none" w:sz="0" w:space="0" w:color="auto"/>
        <w:bottom w:val="none" w:sz="0" w:space="0" w:color="auto"/>
        <w:right w:val="none" w:sz="0" w:space="0" w:color="auto"/>
      </w:divBdr>
    </w:div>
    <w:div w:id="413403356">
      <w:bodyDiv w:val="1"/>
      <w:marLeft w:val="0"/>
      <w:marRight w:val="0"/>
      <w:marTop w:val="0"/>
      <w:marBottom w:val="0"/>
      <w:divBdr>
        <w:top w:val="none" w:sz="0" w:space="0" w:color="auto"/>
        <w:left w:val="none" w:sz="0" w:space="0" w:color="auto"/>
        <w:bottom w:val="none" w:sz="0" w:space="0" w:color="auto"/>
        <w:right w:val="none" w:sz="0" w:space="0" w:color="auto"/>
      </w:divBdr>
    </w:div>
    <w:div w:id="425007632">
      <w:bodyDiv w:val="1"/>
      <w:marLeft w:val="0"/>
      <w:marRight w:val="0"/>
      <w:marTop w:val="0"/>
      <w:marBottom w:val="0"/>
      <w:divBdr>
        <w:top w:val="none" w:sz="0" w:space="0" w:color="auto"/>
        <w:left w:val="none" w:sz="0" w:space="0" w:color="auto"/>
        <w:bottom w:val="none" w:sz="0" w:space="0" w:color="auto"/>
        <w:right w:val="none" w:sz="0" w:space="0" w:color="auto"/>
      </w:divBdr>
    </w:div>
    <w:div w:id="554244436">
      <w:bodyDiv w:val="1"/>
      <w:marLeft w:val="0"/>
      <w:marRight w:val="0"/>
      <w:marTop w:val="0"/>
      <w:marBottom w:val="0"/>
      <w:divBdr>
        <w:top w:val="none" w:sz="0" w:space="0" w:color="auto"/>
        <w:left w:val="none" w:sz="0" w:space="0" w:color="auto"/>
        <w:bottom w:val="none" w:sz="0" w:space="0" w:color="auto"/>
        <w:right w:val="none" w:sz="0" w:space="0" w:color="auto"/>
      </w:divBdr>
    </w:div>
    <w:div w:id="726343044">
      <w:bodyDiv w:val="1"/>
      <w:marLeft w:val="0"/>
      <w:marRight w:val="0"/>
      <w:marTop w:val="0"/>
      <w:marBottom w:val="0"/>
      <w:divBdr>
        <w:top w:val="none" w:sz="0" w:space="0" w:color="auto"/>
        <w:left w:val="none" w:sz="0" w:space="0" w:color="auto"/>
        <w:bottom w:val="none" w:sz="0" w:space="0" w:color="auto"/>
        <w:right w:val="none" w:sz="0" w:space="0" w:color="auto"/>
      </w:divBdr>
    </w:div>
    <w:div w:id="819809010">
      <w:bodyDiv w:val="1"/>
      <w:marLeft w:val="0"/>
      <w:marRight w:val="0"/>
      <w:marTop w:val="0"/>
      <w:marBottom w:val="0"/>
      <w:divBdr>
        <w:top w:val="none" w:sz="0" w:space="0" w:color="auto"/>
        <w:left w:val="none" w:sz="0" w:space="0" w:color="auto"/>
        <w:bottom w:val="none" w:sz="0" w:space="0" w:color="auto"/>
        <w:right w:val="none" w:sz="0" w:space="0" w:color="auto"/>
      </w:divBdr>
    </w:div>
    <w:div w:id="917136549">
      <w:bodyDiv w:val="1"/>
      <w:marLeft w:val="0"/>
      <w:marRight w:val="0"/>
      <w:marTop w:val="0"/>
      <w:marBottom w:val="0"/>
      <w:divBdr>
        <w:top w:val="none" w:sz="0" w:space="0" w:color="auto"/>
        <w:left w:val="none" w:sz="0" w:space="0" w:color="auto"/>
        <w:bottom w:val="none" w:sz="0" w:space="0" w:color="auto"/>
        <w:right w:val="none" w:sz="0" w:space="0" w:color="auto"/>
      </w:divBdr>
    </w:div>
    <w:div w:id="956639885">
      <w:bodyDiv w:val="1"/>
      <w:marLeft w:val="0"/>
      <w:marRight w:val="0"/>
      <w:marTop w:val="0"/>
      <w:marBottom w:val="0"/>
      <w:divBdr>
        <w:top w:val="none" w:sz="0" w:space="0" w:color="auto"/>
        <w:left w:val="none" w:sz="0" w:space="0" w:color="auto"/>
        <w:bottom w:val="none" w:sz="0" w:space="0" w:color="auto"/>
        <w:right w:val="none" w:sz="0" w:space="0" w:color="auto"/>
      </w:divBdr>
    </w:div>
    <w:div w:id="964039511">
      <w:bodyDiv w:val="1"/>
      <w:marLeft w:val="0"/>
      <w:marRight w:val="0"/>
      <w:marTop w:val="0"/>
      <w:marBottom w:val="0"/>
      <w:divBdr>
        <w:top w:val="none" w:sz="0" w:space="0" w:color="auto"/>
        <w:left w:val="none" w:sz="0" w:space="0" w:color="auto"/>
        <w:bottom w:val="none" w:sz="0" w:space="0" w:color="auto"/>
        <w:right w:val="none" w:sz="0" w:space="0" w:color="auto"/>
      </w:divBdr>
    </w:div>
    <w:div w:id="992181901">
      <w:bodyDiv w:val="1"/>
      <w:marLeft w:val="0"/>
      <w:marRight w:val="0"/>
      <w:marTop w:val="0"/>
      <w:marBottom w:val="0"/>
      <w:divBdr>
        <w:top w:val="none" w:sz="0" w:space="0" w:color="auto"/>
        <w:left w:val="none" w:sz="0" w:space="0" w:color="auto"/>
        <w:bottom w:val="none" w:sz="0" w:space="0" w:color="auto"/>
        <w:right w:val="none" w:sz="0" w:space="0" w:color="auto"/>
      </w:divBdr>
    </w:div>
    <w:div w:id="1023097959">
      <w:bodyDiv w:val="1"/>
      <w:marLeft w:val="0"/>
      <w:marRight w:val="0"/>
      <w:marTop w:val="0"/>
      <w:marBottom w:val="0"/>
      <w:divBdr>
        <w:top w:val="none" w:sz="0" w:space="0" w:color="auto"/>
        <w:left w:val="none" w:sz="0" w:space="0" w:color="auto"/>
        <w:bottom w:val="none" w:sz="0" w:space="0" w:color="auto"/>
        <w:right w:val="none" w:sz="0" w:space="0" w:color="auto"/>
      </w:divBdr>
    </w:div>
    <w:div w:id="1069184477">
      <w:bodyDiv w:val="1"/>
      <w:marLeft w:val="0"/>
      <w:marRight w:val="0"/>
      <w:marTop w:val="0"/>
      <w:marBottom w:val="0"/>
      <w:divBdr>
        <w:top w:val="none" w:sz="0" w:space="0" w:color="auto"/>
        <w:left w:val="none" w:sz="0" w:space="0" w:color="auto"/>
        <w:bottom w:val="none" w:sz="0" w:space="0" w:color="auto"/>
        <w:right w:val="none" w:sz="0" w:space="0" w:color="auto"/>
      </w:divBdr>
    </w:div>
    <w:div w:id="1128402826">
      <w:bodyDiv w:val="1"/>
      <w:marLeft w:val="0"/>
      <w:marRight w:val="0"/>
      <w:marTop w:val="0"/>
      <w:marBottom w:val="0"/>
      <w:divBdr>
        <w:top w:val="none" w:sz="0" w:space="0" w:color="auto"/>
        <w:left w:val="none" w:sz="0" w:space="0" w:color="auto"/>
        <w:bottom w:val="none" w:sz="0" w:space="0" w:color="auto"/>
        <w:right w:val="none" w:sz="0" w:space="0" w:color="auto"/>
      </w:divBdr>
    </w:div>
    <w:div w:id="1139571681">
      <w:bodyDiv w:val="1"/>
      <w:marLeft w:val="0"/>
      <w:marRight w:val="0"/>
      <w:marTop w:val="0"/>
      <w:marBottom w:val="0"/>
      <w:divBdr>
        <w:top w:val="none" w:sz="0" w:space="0" w:color="auto"/>
        <w:left w:val="none" w:sz="0" w:space="0" w:color="auto"/>
        <w:bottom w:val="none" w:sz="0" w:space="0" w:color="auto"/>
        <w:right w:val="none" w:sz="0" w:space="0" w:color="auto"/>
      </w:divBdr>
    </w:div>
    <w:div w:id="1147088113">
      <w:bodyDiv w:val="1"/>
      <w:marLeft w:val="0"/>
      <w:marRight w:val="0"/>
      <w:marTop w:val="0"/>
      <w:marBottom w:val="0"/>
      <w:divBdr>
        <w:top w:val="none" w:sz="0" w:space="0" w:color="auto"/>
        <w:left w:val="none" w:sz="0" w:space="0" w:color="auto"/>
        <w:bottom w:val="none" w:sz="0" w:space="0" w:color="auto"/>
        <w:right w:val="none" w:sz="0" w:space="0" w:color="auto"/>
      </w:divBdr>
    </w:div>
    <w:div w:id="1279945736">
      <w:bodyDiv w:val="1"/>
      <w:marLeft w:val="0"/>
      <w:marRight w:val="0"/>
      <w:marTop w:val="0"/>
      <w:marBottom w:val="0"/>
      <w:divBdr>
        <w:top w:val="none" w:sz="0" w:space="0" w:color="auto"/>
        <w:left w:val="none" w:sz="0" w:space="0" w:color="auto"/>
        <w:bottom w:val="none" w:sz="0" w:space="0" w:color="auto"/>
        <w:right w:val="none" w:sz="0" w:space="0" w:color="auto"/>
      </w:divBdr>
      <w:divsChild>
        <w:div w:id="1965499540">
          <w:marLeft w:val="0"/>
          <w:marRight w:val="0"/>
          <w:marTop w:val="0"/>
          <w:marBottom w:val="0"/>
          <w:divBdr>
            <w:top w:val="none" w:sz="0" w:space="0" w:color="auto"/>
            <w:left w:val="none" w:sz="0" w:space="0" w:color="auto"/>
            <w:bottom w:val="none" w:sz="0" w:space="0" w:color="auto"/>
            <w:right w:val="none" w:sz="0" w:space="0" w:color="auto"/>
          </w:divBdr>
          <w:divsChild>
            <w:div w:id="1154907291">
              <w:marLeft w:val="0"/>
              <w:marRight w:val="0"/>
              <w:marTop w:val="0"/>
              <w:marBottom w:val="0"/>
              <w:divBdr>
                <w:top w:val="none" w:sz="0" w:space="0" w:color="auto"/>
                <w:left w:val="none" w:sz="0" w:space="0" w:color="auto"/>
                <w:bottom w:val="none" w:sz="0" w:space="0" w:color="auto"/>
                <w:right w:val="none" w:sz="0" w:space="0" w:color="auto"/>
              </w:divBdr>
              <w:divsChild>
                <w:div w:id="529731183">
                  <w:marLeft w:val="0"/>
                  <w:marRight w:val="0"/>
                  <w:marTop w:val="0"/>
                  <w:marBottom w:val="0"/>
                  <w:divBdr>
                    <w:top w:val="none" w:sz="0" w:space="0" w:color="auto"/>
                    <w:left w:val="none" w:sz="0" w:space="0" w:color="auto"/>
                    <w:bottom w:val="none" w:sz="0" w:space="0" w:color="auto"/>
                    <w:right w:val="none" w:sz="0" w:space="0" w:color="auto"/>
                  </w:divBdr>
                  <w:divsChild>
                    <w:div w:id="1634556515">
                      <w:marLeft w:val="4275"/>
                      <w:marRight w:val="0"/>
                      <w:marTop w:val="615"/>
                      <w:marBottom w:val="0"/>
                      <w:divBdr>
                        <w:top w:val="none" w:sz="0" w:space="0" w:color="auto"/>
                        <w:left w:val="none" w:sz="0" w:space="0" w:color="auto"/>
                        <w:bottom w:val="none" w:sz="0" w:space="0" w:color="auto"/>
                        <w:right w:val="none" w:sz="0" w:space="0" w:color="auto"/>
                      </w:divBdr>
                      <w:divsChild>
                        <w:div w:id="266423801">
                          <w:marLeft w:val="0"/>
                          <w:marRight w:val="0"/>
                          <w:marTop w:val="0"/>
                          <w:marBottom w:val="0"/>
                          <w:divBdr>
                            <w:top w:val="none" w:sz="0" w:space="0" w:color="auto"/>
                            <w:left w:val="none" w:sz="0" w:space="0" w:color="auto"/>
                            <w:bottom w:val="none" w:sz="0" w:space="0" w:color="auto"/>
                            <w:right w:val="none" w:sz="0" w:space="0" w:color="auto"/>
                          </w:divBdr>
                          <w:divsChild>
                            <w:div w:id="1547060423">
                              <w:marLeft w:val="0"/>
                              <w:marRight w:val="0"/>
                              <w:marTop w:val="0"/>
                              <w:marBottom w:val="0"/>
                              <w:divBdr>
                                <w:top w:val="none" w:sz="0" w:space="0" w:color="auto"/>
                                <w:left w:val="none" w:sz="0" w:space="0" w:color="auto"/>
                                <w:bottom w:val="none" w:sz="0" w:space="0" w:color="auto"/>
                                <w:right w:val="none" w:sz="0" w:space="0" w:color="auto"/>
                              </w:divBdr>
                              <w:divsChild>
                                <w:div w:id="871457798">
                                  <w:marLeft w:val="0"/>
                                  <w:marRight w:val="0"/>
                                  <w:marTop w:val="0"/>
                                  <w:marBottom w:val="0"/>
                                  <w:divBdr>
                                    <w:top w:val="none" w:sz="0" w:space="0" w:color="auto"/>
                                    <w:left w:val="none" w:sz="0" w:space="0" w:color="auto"/>
                                    <w:bottom w:val="none" w:sz="0" w:space="0" w:color="auto"/>
                                    <w:right w:val="none" w:sz="0" w:space="0" w:color="auto"/>
                                  </w:divBdr>
                                  <w:divsChild>
                                    <w:div w:id="199906597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7934827">
      <w:bodyDiv w:val="1"/>
      <w:marLeft w:val="0"/>
      <w:marRight w:val="0"/>
      <w:marTop w:val="0"/>
      <w:marBottom w:val="0"/>
      <w:divBdr>
        <w:top w:val="none" w:sz="0" w:space="0" w:color="auto"/>
        <w:left w:val="none" w:sz="0" w:space="0" w:color="auto"/>
        <w:bottom w:val="none" w:sz="0" w:space="0" w:color="auto"/>
        <w:right w:val="none" w:sz="0" w:space="0" w:color="auto"/>
      </w:divBdr>
    </w:div>
    <w:div w:id="1389911916">
      <w:bodyDiv w:val="1"/>
      <w:marLeft w:val="0"/>
      <w:marRight w:val="0"/>
      <w:marTop w:val="0"/>
      <w:marBottom w:val="0"/>
      <w:divBdr>
        <w:top w:val="none" w:sz="0" w:space="0" w:color="auto"/>
        <w:left w:val="none" w:sz="0" w:space="0" w:color="auto"/>
        <w:bottom w:val="none" w:sz="0" w:space="0" w:color="auto"/>
        <w:right w:val="none" w:sz="0" w:space="0" w:color="auto"/>
      </w:divBdr>
      <w:divsChild>
        <w:div w:id="864951900">
          <w:marLeft w:val="0"/>
          <w:marRight w:val="0"/>
          <w:marTop w:val="0"/>
          <w:marBottom w:val="0"/>
          <w:divBdr>
            <w:top w:val="none" w:sz="0" w:space="0" w:color="auto"/>
            <w:left w:val="none" w:sz="0" w:space="0" w:color="auto"/>
            <w:bottom w:val="none" w:sz="0" w:space="0" w:color="auto"/>
            <w:right w:val="none" w:sz="0" w:space="0" w:color="auto"/>
          </w:divBdr>
          <w:divsChild>
            <w:div w:id="1730693113">
              <w:marLeft w:val="0"/>
              <w:marRight w:val="0"/>
              <w:marTop w:val="0"/>
              <w:marBottom w:val="0"/>
              <w:divBdr>
                <w:top w:val="none" w:sz="0" w:space="0" w:color="auto"/>
                <w:left w:val="none" w:sz="0" w:space="0" w:color="auto"/>
                <w:bottom w:val="none" w:sz="0" w:space="0" w:color="auto"/>
                <w:right w:val="none" w:sz="0" w:space="0" w:color="auto"/>
              </w:divBdr>
              <w:divsChild>
                <w:div w:id="932057192">
                  <w:marLeft w:val="0"/>
                  <w:marRight w:val="0"/>
                  <w:marTop w:val="0"/>
                  <w:marBottom w:val="0"/>
                  <w:divBdr>
                    <w:top w:val="none" w:sz="0" w:space="0" w:color="auto"/>
                    <w:left w:val="none" w:sz="0" w:space="0" w:color="auto"/>
                    <w:bottom w:val="none" w:sz="0" w:space="0" w:color="auto"/>
                    <w:right w:val="none" w:sz="0" w:space="0" w:color="auto"/>
                  </w:divBdr>
                  <w:divsChild>
                    <w:div w:id="1359231999">
                      <w:marLeft w:val="0"/>
                      <w:marRight w:val="0"/>
                      <w:marTop w:val="375"/>
                      <w:marBottom w:val="0"/>
                      <w:divBdr>
                        <w:top w:val="none" w:sz="0" w:space="0" w:color="auto"/>
                        <w:left w:val="none" w:sz="0" w:space="0" w:color="auto"/>
                        <w:bottom w:val="none" w:sz="0" w:space="0" w:color="auto"/>
                        <w:right w:val="none" w:sz="0" w:space="0" w:color="auto"/>
                      </w:divBdr>
                      <w:divsChild>
                        <w:div w:id="533543355">
                          <w:marLeft w:val="0"/>
                          <w:marRight w:val="0"/>
                          <w:marTop w:val="0"/>
                          <w:marBottom w:val="120"/>
                          <w:divBdr>
                            <w:top w:val="none" w:sz="0" w:space="0" w:color="auto"/>
                            <w:left w:val="none" w:sz="0" w:space="0" w:color="auto"/>
                            <w:bottom w:val="none" w:sz="0" w:space="0" w:color="auto"/>
                            <w:right w:val="none" w:sz="0" w:space="0" w:color="auto"/>
                          </w:divBdr>
                          <w:divsChild>
                            <w:div w:id="686491456">
                              <w:marLeft w:val="0"/>
                              <w:marRight w:val="0"/>
                              <w:marTop w:val="0"/>
                              <w:marBottom w:val="0"/>
                              <w:divBdr>
                                <w:top w:val="none" w:sz="0" w:space="0" w:color="auto"/>
                                <w:left w:val="none" w:sz="0" w:space="0" w:color="auto"/>
                                <w:bottom w:val="single" w:sz="6" w:space="0" w:color="E1E1E1"/>
                                <w:right w:val="none" w:sz="0" w:space="0" w:color="auto"/>
                              </w:divBdr>
                              <w:divsChild>
                                <w:div w:id="138583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0032306">
      <w:bodyDiv w:val="1"/>
      <w:marLeft w:val="0"/>
      <w:marRight w:val="0"/>
      <w:marTop w:val="0"/>
      <w:marBottom w:val="0"/>
      <w:divBdr>
        <w:top w:val="none" w:sz="0" w:space="0" w:color="auto"/>
        <w:left w:val="none" w:sz="0" w:space="0" w:color="auto"/>
        <w:bottom w:val="none" w:sz="0" w:space="0" w:color="auto"/>
        <w:right w:val="none" w:sz="0" w:space="0" w:color="auto"/>
      </w:divBdr>
    </w:div>
    <w:div w:id="1475223659">
      <w:bodyDiv w:val="1"/>
      <w:marLeft w:val="0"/>
      <w:marRight w:val="0"/>
      <w:marTop w:val="0"/>
      <w:marBottom w:val="0"/>
      <w:divBdr>
        <w:top w:val="none" w:sz="0" w:space="0" w:color="auto"/>
        <w:left w:val="none" w:sz="0" w:space="0" w:color="auto"/>
        <w:bottom w:val="none" w:sz="0" w:space="0" w:color="auto"/>
        <w:right w:val="none" w:sz="0" w:space="0" w:color="auto"/>
      </w:divBdr>
      <w:divsChild>
        <w:div w:id="1985504088">
          <w:marLeft w:val="0"/>
          <w:marRight w:val="0"/>
          <w:marTop w:val="0"/>
          <w:marBottom w:val="0"/>
          <w:divBdr>
            <w:top w:val="none" w:sz="0" w:space="0" w:color="auto"/>
            <w:left w:val="none" w:sz="0" w:space="0" w:color="auto"/>
            <w:bottom w:val="none" w:sz="0" w:space="0" w:color="auto"/>
            <w:right w:val="none" w:sz="0" w:space="0" w:color="auto"/>
          </w:divBdr>
          <w:divsChild>
            <w:div w:id="1635597863">
              <w:marLeft w:val="0"/>
              <w:marRight w:val="0"/>
              <w:marTop w:val="0"/>
              <w:marBottom w:val="0"/>
              <w:divBdr>
                <w:top w:val="none" w:sz="0" w:space="0" w:color="auto"/>
                <w:left w:val="none" w:sz="0" w:space="0" w:color="auto"/>
                <w:bottom w:val="none" w:sz="0" w:space="0" w:color="auto"/>
                <w:right w:val="none" w:sz="0" w:space="0" w:color="auto"/>
              </w:divBdr>
              <w:divsChild>
                <w:div w:id="480772172">
                  <w:marLeft w:val="0"/>
                  <w:marRight w:val="0"/>
                  <w:marTop w:val="0"/>
                  <w:marBottom w:val="0"/>
                  <w:divBdr>
                    <w:top w:val="none" w:sz="0" w:space="0" w:color="auto"/>
                    <w:left w:val="none" w:sz="0" w:space="0" w:color="auto"/>
                    <w:bottom w:val="none" w:sz="0" w:space="0" w:color="auto"/>
                    <w:right w:val="none" w:sz="0" w:space="0" w:color="auto"/>
                  </w:divBdr>
                  <w:divsChild>
                    <w:div w:id="627315737">
                      <w:marLeft w:val="4275"/>
                      <w:marRight w:val="0"/>
                      <w:marTop w:val="615"/>
                      <w:marBottom w:val="0"/>
                      <w:divBdr>
                        <w:top w:val="none" w:sz="0" w:space="0" w:color="auto"/>
                        <w:left w:val="none" w:sz="0" w:space="0" w:color="auto"/>
                        <w:bottom w:val="none" w:sz="0" w:space="0" w:color="auto"/>
                        <w:right w:val="none" w:sz="0" w:space="0" w:color="auto"/>
                      </w:divBdr>
                      <w:divsChild>
                        <w:div w:id="71395776">
                          <w:marLeft w:val="0"/>
                          <w:marRight w:val="0"/>
                          <w:marTop w:val="0"/>
                          <w:marBottom w:val="0"/>
                          <w:divBdr>
                            <w:top w:val="none" w:sz="0" w:space="0" w:color="auto"/>
                            <w:left w:val="none" w:sz="0" w:space="0" w:color="auto"/>
                            <w:bottom w:val="none" w:sz="0" w:space="0" w:color="auto"/>
                            <w:right w:val="none" w:sz="0" w:space="0" w:color="auto"/>
                          </w:divBdr>
                          <w:divsChild>
                            <w:div w:id="1920869268">
                              <w:marLeft w:val="0"/>
                              <w:marRight w:val="0"/>
                              <w:marTop w:val="0"/>
                              <w:marBottom w:val="0"/>
                              <w:divBdr>
                                <w:top w:val="none" w:sz="0" w:space="0" w:color="auto"/>
                                <w:left w:val="none" w:sz="0" w:space="0" w:color="auto"/>
                                <w:bottom w:val="none" w:sz="0" w:space="0" w:color="auto"/>
                                <w:right w:val="none" w:sz="0" w:space="0" w:color="auto"/>
                              </w:divBdr>
                              <w:divsChild>
                                <w:div w:id="1588073820">
                                  <w:marLeft w:val="0"/>
                                  <w:marRight w:val="0"/>
                                  <w:marTop w:val="0"/>
                                  <w:marBottom w:val="0"/>
                                  <w:divBdr>
                                    <w:top w:val="none" w:sz="0" w:space="0" w:color="auto"/>
                                    <w:left w:val="none" w:sz="0" w:space="0" w:color="auto"/>
                                    <w:bottom w:val="none" w:sz="0" w:space="0" w:color="auto"/>
                                    <w:right w:val="none" w:sz="0" w:space="0" w:color="auto"/>
                                  </w:divBdr>
                                  <w:divsChild>
                                    <w:div w:id="10677951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2866284">
      <w:bodyDiv w:val="1"/>
      <w:marLeft w:val="0"/>
      <w:marRight w:val="0"/>
      <w:marTop w:val="0"/>
      <w:marBottom w:val="0"/>
      <w:divBdr>
        <w:top w:val="none" w:sz="0" w:space="0" w:color="auto"/>
        <w:left w:val="none" w:sz="0" w:space="0" w:color="auto"/>
        <w:bottom w:val="none" w:sz="0" w:space="0" w:color="auto"/>
        <w:right w:val="none" w:sz="0" w:space="0" w:color="auto"/>
      </w:divBdr>
    </w:div>
    <w:div w:id="1605304660">
      <w:bodyDiv w:val="1"/>
      <w:marLeft w:val="0"/>
      <w:marRight w:val="0"/>
      <w:marTop w:val="0"/>
      <w:marBottom w:val="0"/>
      <w:divBdr>
        <w:top w:val="none" w:sz="0" w:space="0" w:color="auto"/>
        <w:left w:val="none" w:sz="0" w:space="0" w:color="auto"/>
        <w:bottom w:val="none" w:sz="0" w:space="0" w:color="auto"/>
        <w:right w:val="none" w:sz="0" w:space="0" w:color="auto"/>
      </w:divBdr>
    </w:div>
    <w:div w:id="1642807521">
      <w:bodyDiv w:val="1"/>
      <w:marLeft w:val="0"/>
      <w:marRight w:val="0"/>
      <w:marTop w:val="0"/>
      <w:marBottom w:val="0"/>
      <w:divBdr>
        <w:top w:val="none" w:sz="0" w:space="0" w:color="auto"/>
        <w:left w:val="none" w:sz="0" w:space="0" w:color="auto"/>
        <w:bottom w:val="none" w:sz="0" w:space="0" w:color="auto"/>
        <w:right w:val="none" w:sz="0" w:space="0" w:color="auto"/>
      </w:divBdr>
    </w:div>
    <w:div w:id="1685814333">
      <w:bodyDiv w:val="1"/>
      <w:marLeft w:val="0"/>
      <w:marRight w:val="0"/>
      <w:marTop w:val="0"/>
      <w:marBottom w:val="0"/>
      <w:divBdr>
        <w:top w:val="none" w:sz="0" w:space="0" w:color="auto"/>
        <w:left w:val="none" w:sz="0" w:space="0" w:color="auto"/>
        <w:bottom w:val="none" w:sz="0" w:space="0" w:color="auto"/>
        <w:right w:val="none" w:sz="0" w:space="0" w:color="auto"/>
      </w:divBdr>
    </w:div>
    <w:div w:id="1786539275">
      <w:bodyDiv w:val="1"/>
      <w:marLeft w:val="0"/>
      <w:marRight w:val="0"/>
      <w:marTop w:val="0"/>
      <w:marBottom w:val="0"/>
      <w:divBdr>
        <w:top w:val="none" w:sz="0" w:space="0" w:color="auto"/>
        <w:left w:val="none" w:sz="0" w:space="0" w:color="auto"/>
        <w:bottom w:val="none" w:sz="0" w:space="0" w:color="auto"/>
        <w:right w:val="none" w:sz="0" w:space="0" w:color="auto"/>
      </w:divBdr>
      <w:divsChild>
        <w:div w:id="602225924">
          <w:marLeft w:val="0"/>
          <w:marRight w:val="0"/>
          <w:marTop w:val="0"/>
          <w:marBottom w:val="0"/>
          <w:divBdr>
            <w:top w:val="none" w:sz="0" w:space="0" w:color="auto"/>
            <w:left w:val="none" w:sz="0" w:space="0" w:color="auto"/>
            <w:bottom w:val="none" w:sz="0" w:space="0" w:color="auto"/>
            <w:right w:val="none" w:sz="0" w:space="0" w:color="auto"/>
          </w:divBdr>
          <w:divsChild>
            <w:div w:id="144056737">
              <w:marLeft w:val="0"/>
              <w:marRight w:val="0"/>
              <w:marTop w:val="0"/>
              <w:marBottom w:val="0"/>
              <w:divBdr>
                <w:top w:val="none" w:sz="0" w:space="0" w:color="auto"/>
                <w:left w:val="none" w:sz="0" w:space="0" w:color="auto"/>
                <w:bottom w:val="none" w:sz="0" w:space="0" w:color="auto"/>
                <w:right w:val="none" w:sz="0" w:space="0" w:color="auto"/>
              </w:divBdr>
              <w:divsChild>
                <w:div w:id="614598850">
                  <w:marLeft w:val="0"/>
                  <w:marRight w:val="0"/>
                  <w:marTop w:val="0"/>
                  <w:marBottom w:val="0"/>
                  <w:divBdr>
                    <w:top w:val="none" w:sz="0" w:space="0" w:color="auto"/>
                    <w:left w:val="none" w:sz="0" w:space="0" w:color="auto"/>
                    <w:bottom w:val="none" w:sz="0" w:space="0" w:color="auto"/>
                    <w:right w:val="none" w:sz="0" w:space="0" w:color="auto"/>
                  </w:divBdr>
                  <w:divsChild>
                    <w:div w:id="2069910288">
                      <w:marLeft w:val="4275"/>
                      <w:marRight w:val="0"/>
                      <w:marTop w:val="615"/>
                      <w:marBottom w:val="0"/>
                      <w:divBdr>
                        <w:top w:val="none" w:sz="0" w:space="0" w:color="auto"/>
                        <w:left w:val="none" w:sz="0" w:space="0" w:color="auto"/>
                        <w:bottom w:val="none" w:sz="0" w:space="0" w:color="auto"/>
                        <w:right w:val="none" w:sz="0" w:space="0" w:color="auto"/>
                      </w:divBdr>
                      <w:divsChild>
                        <w:div w:id="1749497646">
                          <w:marLeft w:val="0"/>
                          <w:marRight w:val="0"/>
                          <w:marTop w:val="0"/>
                          <w:marBottom w:val="0"/>
                          <w:divBdr>
                            <w:top w:val="none" w:sz="0" w:space="0" w:color="auto"/>
                            <w:left w:val="none" w:sz="0" w:space="0" w:color="auto"/>
                            <w:bottom w:val="none" w:sz="0" w:space="0" w:color="auto"/>
                            <w:right w:val="none" w:sz="0" w:space="0" w:color="auto"/>
                          </w:divBdr>
                          <w:divsChild>
                            <w:div w:id="1026445824">
                              <w:marLeft w:val="0"/>
                              <w:marRight w:val="0"/>
                              <w:marTop w:val="0"/>
                              <w:marBottom w:val="0"/>
                              <w:divBdr>
                                <w:top w:val="none" w:sz="0" w:space="0" w:color="auto"/>
                                <w:left w:val="none" w:sz="0" w:space="0" w:color="auto"/>
                                <w:bottom w:val="none" w:sz="0" w:space="0" w:color="auto"/>
                                <w:right w:val="none" w:sz="0" w:space="0" w:color="auto"/>
                              </w:divBdr>
                              <w:divsChild>
                                <w:div w:id="2127963010">
                                  <w:marLeft w:val="0"/>
                                  <w:marRight w:val="0"/>
                                  <w:marTop w:val="0"/>
                                  <w:marBottom w:val="0"/>
                                  <w:divBdr>
                                    <w:top w:val="none" w:sz="0" w:space="0" w:color="auto"/>
                                    <w:left w:val="none" w:sz="0" w:space="0" w:color="auto"/>
                                    <w:bottom w:val="none" w:sz="0" w:space="0" w:color="auto"/>
                                    <w:right w:val="none" w:sz="0" w:space="0" w:color="auto"/>
                                  </w:divBdr>
                                  <w:divsChild>
                                    <w:div w:id="192564578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3899564">
      <w:bodyDiv w:val="1"/>
      <w:marLeft w:val="0"/>
      <w:marRight w:val="0"/>
      <w:marTop w:val="0"/>
      <w:marBottom w:val="0"/>
      <w:divBdr>
        <w:top w:val="none" w:sz="0" w:space="0" w:color="auto"/>
        <w:left w:val="none" w:sz="0" w:space="0" w:color="auto"/>
        <w:bottom w:val="none" w:sz="0" w:space="0" w:color="auto"/>
        <w:right w:val="none" w:sz="0" w:space="0" w:color="auto"/>
      </w:divBdr>
    </w:div>
    <w:div w:id="2041274302">
      <w:bodyDiv w:val="1"/>
      <w:marLeft w:val="0"/>
      <w:marRight w:val="0"/>
      <w:marTop w:val="0"/>
      <w:marBottom w:val="0"/>
      <w:divBdr>
        <w:top w:val="none" w:sz="0" w:space="0" w:color="auto"/>
        <w:left w:val="none" w:sz="0" w:space="0" w:color="auto"/>
        <w:bottom w:val="none" w:sz="0" w:space="0" w:color="auto"/>
        <w:right w:val="none" w:sz="0" w:space="0" w:color="auto"/>
      </w:divBdr>
    </w:div>
    <w:div w:id="209447112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dcracialequity.org/racial-equity-impact-assessments" TargetMode="External"/><Relationship Id="rId21" Type="http://schemas.openxmlformats.org/officeDocument/2006/relationships/hyperlink" Target="mailto:mspia.advisement@baruch.cuny.edu" TargetMode="External"/><Relationship Id="rId34" Type="http://schemas.openxmlformats.org/officeDocument/2006/relationships/hyperlink" Target="https://www.theatlantic.com/politics/archive/2015/09/how-the-constitution-was-indeed-pro-slavery/406288/" TargetMode="External"/><Relationship Id="rId42" Type="http://schemas.openxmlformats.org/officeDocument/2006/relationships/hyperlink" Target="https://www.thenation.com/article/environment/onondaga-land-new-york/" TargetMode="External"/><Relationship Id="rId47" Type="http://schemas.openxmlformats.org/officeDocument/2006/relationships/hyperlink" Target="https://socialequity.duke.edu/portfolio-item/what-we-get-wrong-about-closing-the-racial-wealth-gap/" TargetMode="External"/><Relationship Id="rId50" Type="http://schemas.openxmlformats.org/officeDocument/2006/relationships/hyperlink" Target="https://sociology.unc.edu/wp-content/uploads/sites/165/2018/01/2017SocComp-Providing-Sanctuary-or-Fostering-Crime-A-Review-of-the-Research-on-Sanctuary-Cities-and-Crime.pdf" TargetMode="External"/><Relationship Id="rId55" Type="http://schemas.openxmlformats.org/officeDocument/2006/relationships/hyperlink" Target="https://www.youtube.com/watch?v=1siiQelPHbQ&amp;list=PLkdxPqJNeyDCQ4YeRJO9RyKKj4F-4uIql&amp;index=8"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ritingcenter.baruch.cuny.edu/" TargetMode="External"/><Relationship Id="rId29" Type="http://schemas.openxmlformats.org/officeDocument/2006/relationships/comments" Target="comments.xml"/><Relationship Id="rId11" Type="http://schemas.openxmlformats.org/officeDocument/2006/relationships/hyperlink" Target="mailto:disability.services@baruch.cuny.edu" TargetMode="External"/><Relationship Id="rId24" Type="http://schemas.openxmlformats.org/officeDocument/2006/relationships/hyperlink" Target="https://docs.google.com/forms/d/e/1FAIpQLScUpYJl0D_o2Z7Gze81xC107t6VqnaVUelp8ru8oaM51WY6eA/viewform?usp=sf_link" TargetMode="External"/><Relationship Id="rId32" Type="http://schemas.microsoft.com/office/2018/08/relationships/commentsExtensible" Target="commentsExtensible.xml"/><Relationship Id="rId37" Type="http://schemas.openxmlformats.org/officeDocument/2006/relationships/hyperlink" Target="https://www.theatlantic.com/magazine/archive/2021/05/return-the-national-parks-to-the-tribes/618395/" TargetMode="External"/><Relationship Id="rId40" Type="http://schemas.openxmlformats.org/officeDocument/2006/relationships/hyperlink" Target="https://www.nps.gov/subjects/nagpra/index.htm" TargetMode="External"/><Relationship Id="rId45" Type="http://schemas.openxmlformats.org/officeDocument/2006/relationships/hyperlink" Target="https://housingmatters.urban.org/feature/homeless-encampment-sweeps-may-be-draining-your-citys-budget" TargetMode="External"/><Relationship Id="rId53" Type="http://schemas.openxmlformats.org/officeDocument/2006/relationships/hyperlink" Target="https://airc.ucsc.edu/resources/boarding-schools.html" TargetMode="External"/><Relationship Id="rId58" Type="http://schemas.openxmlformats.org/officeDocument/2006/relationships/hyperlink" Target="https://www.nytimes.com/2020/07/23/podcasts/nice-white-parents-serial.html" TargetMode="External"/><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s://journals.sagepub.com/doi/10.1177/2378023120960959" TargetMode="External"/><Relationship Id="rId19" Type="http://schemas.openxmlformats.org/officeDocument/2006/relationships/hyperlink" Target="mailto:cit@baruch.cuny.edu" TargetMode="External"/><Relationship Id="rId14" Type="http://schemas.openxmlformats.org/officeDocument/2006/relationships/hyperlink" Target="mailto:Diversity@baruch.cuny.edu" TargetMode="External"/><Relationship Id="rId22" Type="http://schemas.openxmlformats.org/officeDocument/2006/relationships/hyperlink" Target="https://marxe.baruch.cuny.edu/student-opportunities/career-services/" TargetMode="External"/><Relationship Id="rId27" Type="http://schemas.openxmlformats.org/officeDocument/2006/relationships/hyperlink" Target="https://aisp.upenn.edu/centering-equity/" TargetMode="External"/><Relationship Id="rId30" Type="http://schemas.microsoft.com/office/2011/relationships/commentsExtended" Target="commentsExtended.xml"/><Relationship Id="rId35" Type="http://schemas.openxmlformats.org/officeDocument/2006/relationships/hyperlink" Target="http://www.slaveryinnewyork.org/PDFs/Laws_Affecting_Blacks_in_Manhattan.pdf" TargetMode="External"/><Relationship Id="rId43" Type="http://schemas.openxmlformats.org/officeDocument/2006/relationships/hyperlink" Target="https://eji.org/report/reconstruction-in-america/documenting-reconstruction-violence/" TargetMode="External"/><Relationship Id="rId48" Type="http://schemas.openxmlformats.org/officeDocument/2006/relationships/hyperlink" Target="https://www.jstor.org/stable/40193536?seq=2" TargetMode="External"/><Relationship Id="rId56" Type="http://schemas.openxmlformats.org/officeDocument/2006/relationships/hyperlink" Target="https://www.youtube.com/watch?v=HuUDhfKV3bk" TargetMode="External"/><Relationship Id="rId64"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hyperlink" Target="https://www.aclu-nj.org/en/legislation/values-act-s512a1986" TargetMode="External"/><Relationship Id="rId3" Type="http://schemas.openxmlformats.org/officeDocument/2006/relationships/styles" Target="styles.xml"/><Relationship Id="rId12" Type="http://schemas.openxmlformats.org/officeDocument/2006/relationships/hyperlink" Target="https://provost.baruch.cuny.edu/facultyhandbook/disabilities_provostsmemo/" TargetMode="External"/><Relationship Id="rId17" Type="http://schemas.openxmlformats.org/officeDocument/2006/relationships/hyperlink" Target="mailto:writing.center@baruch.cuny.edu" TargetMode="External"/><Relationship Id="rId25" Type="http://schemas.openxmlformats.org/officeDocument/2006/relationships/hyperlink" Target="https://www.instituteforhealingandjustice.org/section-1-racism-not-race-causes-health-disparities" TargetMode="External"/><Relationship Id="rId33" Type="http://schemas.openxmlformats.org/officeDocument/2006/relationships/hyperlink" Target="https://jsepajournal.org/index.php/jsepa/article/view/4837\" TargetMode="External"/><Relationship Id="rId38" Type="http://schemas.openxmlformats.org/officeDocument/2006/relationships/hyperlink" Target="https://www.motherjones.com/food/2021/04/black-land-matters-farmers-justice-leah-penniman-fannie-lou-hamer-cory-booker-land-tenure/" TargetMode="External"/><Relationship Id="rId46" Type="http://schemas.openxmlformats.org/officeDocument/2006/relationships/hyperlink" Target="https://www.theatlantic.com/business/archive/2015/09/public-housing-success/406561/" TargetMode="External"/><Relationship Id="rId59" Type="http://schemas.openxmlformats.org/officeDocument/2006/relationships/hyperlink" Target="https://www.propublica.org/article/stillbirths-pregnancy-mothers-parents-racial-disparities" TargetMode="External"/><Relationship Id="rId67" Type="http://schemas.openxmlformats.org/officeDocument/2006/relationships/theme" Target="theme/theme1.xml"/><Relationship Id="rId20" Type="http://schemas.openxmlformats.org/officeDocument/2006/relationships/hyperlink" Target="https://marxe.baruch.cuny.edu/academics/marxe-advisement/" TargetMode="External"/><Relationship Id="rId41" Type="http://schemas.openxmlformats.org/officeDocument/2006/relationships/hyperlink" Target="https://www.cnn.com/2022/07/02/us/new-york-onondaga-land-return-trnd/index.html" TargetMode="External"/><Relationship Id="rId54" Type="http://schemas.openxmlformats.org/officeDocument/2006/relationships/hyperlink" Target="https://www.youtube.com/watch?v=8mRQm8LdpYo&amp;list=PLkdxPqJNeyDCQ4YeRJO9RyKKj4F-4uIql&amp;index=5"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baruch.cuny.edu/academic/academic_honesty.html" TargetMode="External"/><Relationship Id="rId23" Type="http://schemas.openxmlformats.org/officeDocument/2006/relationships/hyperlink" Target="mailto:mspia.careerservices@baruch.cuny.edu" TargetMode="External"/><Relationship Id="rId28" Type="http://schemas.openxmlformats.org/officeDocument/2006/relationships/hyperlink" Target="https://www.tandfonline.com/doi/full/10.1080/15236803.2022.2097038" TargetMode="External"/><Relationship Id="rId36" Type="http://schemas.openxmlformats.org/officeDocument/2006/relationships/hyperlink" Target="http://www.slaveryinnewyork.org/history.htm" TargetMode="External"/><Relationship Id="rId49" Type="http://schemas.openxmlformats.org/officeDocument/2006/relationships/hyperlink" Target="https://www.prisonpolicy.org/reports/pie2022.html" TargetMode="External"/><Relationship Id="rId57" Type="http://schemas.openxmlformats.org/officeDocument/2006/relationships/hyperlink" Target="https://www.nytimes.com/2023/01/01/us/politics/education-discrimination.html" TargetMode="External"/><Relationship Id="rId10" Type="http://schemas.openxmlformats.org/officeDocument/2006/relationships/hyperlink" Target="http://www.rebeccakreitzer.com/briefs/" TargetMode="External"/><Relationship Id="rId31" Type="http://schemas.microsoft.com/office/2016/09/relationships/commentsIds" Target="commentsIds.xml"/><Relationship Id="rId44" Type="http://schemas.openxmlformats.org/officeDocument/2006/relationships/hyperlink" Target="https://www.urban.org/sites/default/files/publication/23696/412839-The-Moynihan-Report-Revisited.PDF" TargetMode="External"/><Relationship Id="rId52" Type="http://schemas.openxmlformats.org/officeDocument/2006/relationships/hyperlink" Target="https://www.nyic.org/wp-content/uploads/2022/02/NY4All2022-ENG.pdf" TargetMode="External"/><Relationship Id="rId60" Type="http://schemas.openxmlformats.org/officeDocument/2006/relationships/hyperlink" Target="https://www.stitcher.com/show/voxs-the-weeds/episode/our-mental-health-doom-loop-209737277"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nytimes.com/spotlight/race" TargetMode="External"/><Relationship Id="rId13" Type="http://schemas.openxmlformats.org/officeDocument/2006/relationships/hyperlink" Target="https://www.cuny.edu/about/administration/offices/legal-affairs/policies-procedures/equal-opportunity-and-non-discrimination-policy/" TargetMode="External"/><Relationship Id="rId18" Type="http://schemas.openxmlformats.org/officeDocument/2006/relationships/hyperlink" Target="https://studentaffairs.baruch.cuny.edu/campus-intervention-team/" TargetMode="External"/><Relationship Id="rId39" Type="http://schemas.openxmlformats.org/officeDocument/2006/relationships/hyperlink" Target="https://www.vox.com/2015/5/27/8618261/america-maps-truth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B738D3-4E30-4E07-BAD3-BEB5378A9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13</Pages>
  <Words>3978</Words>
  <Characters>22676</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Baruch College</Company>
  <LinksUpToDate>false</LinksUpToDate>
  <CharactersWithSpaces>26601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Lu</dc:creator>
  <cp:keywords/>
  <cp:lastModifiedBy>Arriaga, Felicia Ann</cp:lastModifiedBy>
  <cp:revision>19</cp:revision>
  <cp:lastPrinted>2018-09-07T13:12:00Z</cp:lastPrinted>
  <dcterms:created xsi:type="dcterms:W3CDTF">2023-01-13T14:12:00Z</dcterms:created>
  <dcterms:modified xsi:type="dcterms:W3CDTF">2023-02-02T18:02:00Z</dcterms:modified>
</cp:coreProperties>
</file>